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D00E1" w14:textId="12877CC0" w:rsidR="00BF50D2" w:rsidRDefault="00BF50D2" w:rsidP="00BF50D2">
      <w:pPr>
        <w:jc w:val="center"/>
        <w:rPr>
          <w:noProof/>
        </w:rPr>
      </w:pPr>
      <w:r>
        <w:rPr>
          <w:noProof/>
        </w:rPr>
        <w:t>DEPARTMENT OF COMPUTER SCIENCE AND ENGINEERING</w:t>
      </w:r>
    </w:p>
    <w:p w14:paraId="4FBC413F" w14:textId="5E6EE1C5" w:rsidR="00BF50D2" w:rsidRPr="00903F93" w:rsidRDefault="00BF50D2" w:rsidP="00BF50D2">
      <w:pPr>
        <w:jc w:val="center"/>
        <w:rPr>
          <w:noProof/>
          <w14:textOutline w14:w="9525" w14:cap="rnd" w14:cmpd="sng" w14:algn="ctr">
            <w14:solidFill>
              <w14:schemeClr w14:val="tx1"/>
            </w14:solidFill>
            <w14:prstDash w14:val="solid"/>
            <w14:bevel/>
          </w14:textOutline>
        </w:rPr>
      </w:pPr>
      <w:r w:rsidRPr="00903F93">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DATABASE MANAGEMENT SYSTEM</w:t>
      </w:r>
      <w:r w:rsidRPr="00903F93">
        <w:rPr>
          <w:noProof/>
          <w14:textOutline w14:w="9525" w14:cap="rnd" w14:cmpd="sng" w14:algn="ctr">
            <w14:solidFill>
              <w14:schemeClr w14:val="tx1"/>
            </w14:solidFill>
            <w14:prstDash w14:val="solid"/>
            <w14:bevel/>
          </w14:textOutline>
        </w:rPr>
        <w:t xml:space="preserve"> </w:t>
      </w:r>
      <w:r w:rsidR="002F4EC5">
        <w:rPr>
          <w:noProof/>
          <w14:textOutline w14:w="9525" w14:cap="rnd" w14:cmpd="sng" w14:algn="ctr">
            <w14:solidFill>
              <w14:schemeClr w14:val="tx1"/>
            </w14:solidFill>
            <w14:prstDash w14:val="solid"/>
            <w14:bevel/>
          </w14:textOutline>
        </w:rPr>
        <w:t>(UCS 310)</w:t>
      </w:r>
    </w:p>
    <w:p w14:paraId="1723BC2E" w14:textId="77777777" w:rsidR="00BF50D2" w:rsidRPr="00BF50D2" w:rsidRDefault="00BF50D2" w:rsidP="00BF50D2"/>
    <w:p w14:paraId="228AAD54" w14:textId="215DBFAE" w:rsidR="00BF50D2" w:rsidRDefault="00903F93" w:rsidP="00BF50D2">
      <w:pPr>
        <w:tabs>
          <w:tab w:val="left" w:pos="2595"/>
        </w:tabs>
      </w:pPr>
      <w:r>
        <w:rPr>
          <w:noProof/>
        </w:rPr>
        <w:drawing>
          <wp:inline distT="0" distB="0" distL="0" distR="0" wp14:anchorId="248F4A6F" wp14:editId="21160A95">
            <wp:extent cx="5798820" cy="4699000"/>
            <wp:effectExtent l="0" t="0" r="0" b="6350"/>
            <wp:docPr id="2036491814" name="Picture 11" descr="New Logo of... - Central Library, Thapar Institute of Engineering &amp;  Technology, Patiala | Fac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New Logo of... - Central Library, Thapar Institute of Engineering &amp;  Technology, Patiala | Facebook"/>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98820" cy="4699000"/>
                    </a:xfrm>
                    <a:prstGeom prst="rect">
                      <a:avLst/>
                    </a:prstGeom>
                    <a:noFill/>
                    <a:ln>
                      <a:noFill/>
                    </a:ln>
                  </pic:spPr>
                </pic:pic>
              </a:graphicData>
            </a:graphic>
          </wp:inline>
        </w:drawing>
      </w:r>
    </w:p>
    <w:p w14:paraId="619A14FE" w14:textId="77777777" w:rsidR="00BF50D2" w:rsidRDefault="00BF50D2" w:rsidP="00BF50D2">
      <w:pPr>
        <w:tabs>
          <w:tab w:val="left" w:pos="2595"/>
        </w:tabs>
      </w:pPr>
    </w:p>
    <w:p w14:paraId="5E03726D" w14:textId="77777777" w:rsidR="00BF50D2" w:rsidRDefault="00BF50D2" w:rsidP="00BF50D2">
      <w:pPr>
        <w:tabs>
          <w:tab w:val="left" w:pos="2595"/>
        </w:tabs>
      </w:pPr>
    </w:p>
    <w:p w14:paraId="3356B1F2" w14:textId="529FF79B" w:rsidR="00BF50D2" w:rsidRDefault="00903F93" w:rsidP="00BF50D2">
      <w:pPr>
        <w:tabs>
          <w:tab w:val="left" w:pos="2595"/>
        </w:tabs>
      </w:pPr>
      <w:r>
        <w:t>SUBMITTED TO                                                                                                                    SUBMITTED BY</w:t>
      </w:r>
    </w:p>
    <w:p w14:paraId="6A526797" w14:textId="0A068E5F" w:rsidR="00903F93" w:rsidRDefault="00903F93" w:rsidP="00BF50D2">
      <w:pPr>
        <w:tabs>
          <w:tab w:val="left" w:pos="2595"/>
        </w:tabs>
      </w:pPr>
      <w:r>
        <w:t xml:space="preserve">                                                                                                                                               LAKSHAY SINGH </w:t>
      </w:r>
    </w:p>
    <w:p w14:paraId="29585368" w14:textId="646D80B8" w:rsidR="00903F93" w:rsidRDefault="00903F93" w:rsidP="00903F93">
      <w:pPr>
        <w:tabs>
          <w:tab w:val="left" w:pos="2595"/>
        </w:tabs>
        <w:ind w:left="6946"/>
      </w:pPr>
      <w:r>
        <w:t xml:space="preserve">   1024030975</w:t>
      </w:r>
    </w:p>
    <w:p w14:paraId="274FDFE2" w14:textId="6803A1A5" w:rsidR="00903F93" w:rsidRDefault="00903F93" w:rsidP="00903F93">
      <w:pPr>
        <w:tabs>
          <w:tab w:val="left" w:pos="2595"/>
        </w:tabs>
        <w:ind w:left="6946"/>
      </w:pPr>
      <w:r>
        <w:t xml:space="preserve">   ABHAYRAJ SINGH</w:t>
      </w:r>
    </w:p>
    <w:p w14:paraId="6AB9D2BC" w14:textId="73315D63" w:rsidR="004D6EE4" w:rsidRDefault="00903F93" w:rsidP="004D6EE4">
      <w:pPr>
        <w:tabs>
          <w:tab w:val="left" w:pos="2595"/>
        </w:tabs>
        <w:ind w:left="6946"/>
      </w:pPr>
      <w:r>
        <w:t xml:space="preserve">   1024030975 </w:t>
      </w:r>
    </w:p>
    <w:p w14:paraId="5CFD1F54" w14:textId="27DD94D2" w:rsidR="004D6EE4" w:rsidRPr="009A519C" w:rsidRDefault="009A519C" w:rsidP="004D6EE4">
      <w:pPr>
        <w:tabs>
          <w:tab w:val="left" w:pos="2595"/>
        </w:tabs>
        <w:rPr>
          <w:b/>
          <w:bCs/>
          <w:sz w:val="32"/>
          <w:szCs w:val="32"/>
        </w:rPr>
      </w:pPr>
      <w:r w:rsidRPr="009A519C">
        <w:rPr>
          <w:b/>
          <w:bCs/>
          <w:sz w:val="32"/>
          <w:szCs w:val="32"/>
        </w:rPr>
        <w:lastRenderedPageBreak/>
        <w:t>INDEX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0"/>
        <w:gridCol w:w="4434"/>
      </w:tblGrid>
      <w:tr w:rsidR="009A519C" w:rsidRPr="009A519C" w14:paraId="40D5FC8D" w14:textId="77777777">
        <w:trPr>
          <w:tblHeader/>
          <w:tblCellSpacing w:w="15" w:type="dxa"/>
        </w:trPr>
        <w:tc>
          <w:tcPr>
            <w:tcW w:w="0" w:type="auto"/>
            <w:vAlign w:val="center"/>
            <w:hideMark/>
          </w:tcPr>
          <w:p w14:paraId="6FA56C18" w14:textId="77777777" w:rsidR="009A519C" w:rsidRPr="009A519C" w:rsidRDefault="009A519C" w:rsidP="009A519C">
            <w:pPr>
              <w:tabs>
                <w:tab w:val="left" w:pos="2595"/>
              </w:tabs>
              <w:rPr>
                <w:b/>
                <w:bCs/>
              </w:rPr>
            </w:pPr>
            <w:r w:rsidRPr="009A519C">
              <w:rPr>
                <w:b/>
                <w:bCs/>
              </w:rPr>
              <w:t>S. No.</w:t>
            </w:r>
          </w:p>
        </w:tc>
        <w:tc>
          <w:tcPr>
            <w:tcW w:w="0" w:type="auto"/>
            <w:vAlign w:val="center"/>
            <w:hideMark/>
          </w:tcPr>
          <w:p w14:paraId="3830BD2B" w14:textId="77777777" w:rsidR="009A519C" w:rsidRPr="009A519C" w:rsidRDefault="009A519C" w:rsidP="009A519C">
            <w:pPr>
              <w:tabs>
                <w:tab w:val="left" w:pos="2595"/>
              </w:tabs>
              <w:rPr>
                <w:b/>
                <w:bCs/>
              </w:rPr>
            </w:pPr>
            <w:r w:rsidRPr="009A519C">
              <w:rPr>
                <w:b/>
                <w:bCs/>
              </w:rPr>
              <w:t>Contents</w:t>
            </w:r>
          </w:p>
        </w:tc>
      </w:tr>
      <w:tr w:rsidR="009A519C" w:rsidRPr="009A519C" w14:paraId="2ACB07E1" w14:textId="77777777">
        <w:trPr>
          <w:tblCellSpacing w:w="15" w:type="dxa"/>
        </w:trPr>
        <w:tc>
          <w:tcPr>
            <w:tcW w:w="0" w:type="auto"/>
            <w:vAlign w:val="center"/>
            <w:hideMark/>
          </w:tcPr>
          <w:p w14:paraId="6C469692" w14:textId="77777777" w:rsidR="009A519C" w:rsidRPr="009A519C" w:rsidRDefault="009A519C" w:rsidP="009A519C">
            <w:pPr>
              <w:tabs>
                <w:tab w:val="left" w:pos="2595"/>
              </w:tabs>
            </w:pPr>
            <w:r w:rsidRPr="009A519C">
              <w:t>1</w:t>
            </w:r>
          </w:p>
        </w:tc>
        <w:tc>
          <w:tcPr>
            <w:tcW w:w="0" w:type="auto"/>
            <w:vAlign w:val="center"/>
            <w:hideMark/>
          </w:tcPr>
          <w:p w14:paraId="6B0B47B6" w14:textId="77777777" w:rsidR="009A519C" w:rsidRPr="009A519C" w:rsidRDefault="009A519C" w:rsidP="009A519C">
            <w:pPr>
              <w:tabs>
                <w:tab w:val="left" w:pos="2595"/>
              </w:tabs>
            </w:pPr>
            <w:r w:rsidRPr="009A519C">
              <w:t>Title Page</w:t>
            </w:r>
          </w:p>
        </w:tc>
      </w:tr>
      <w:tr w:rsidR="009A519C" w:rsidRPr="009A519C" w14:paraId="3EF9928B" w14:textId="77777777">
        <w:trPr>
          <w:tblCellSpacing w:w="15" w:type="dxa"/>
        </w:trPr>
        <w:tc>
          <w:tcPr>
            <w:tcW w:w="0" w:type="auto"/>
            <w:vAlign w:val="center"/>
            <w:hideMark/>
          </w:tcPr>
          <w:p w14:paraId="49FA18D5" w14:textId="77777777" w:rsidR="009A519C" w:rsidRPr="009A519C" w:rsidRDefault="009A519C" w:rsidP="009A519C">
            <w:pPr>
              <w:tabs>
                <w:tab w:val="left" w:pos="2595"/>
              </w:tabs>
            </w:pPr>
            <w:r w:rsidRPr="009A519C">
              <w:t>2</w:t>
            </w:r>
          </w:p>
        </w:tc>
        <w:tc>
          <w:tcPr>
            <w:tcW w:w="0" w:type="auto"/>
            <w:vAlign w:val="center"/>
            <w:hideMark/>
          </w:tcPr>
          <w:p w14:paraId="1A9771E8" w14:textId="77777777" w:rsidR="009A519C" w:rsidRPr="009A519C" w:rsidRDefault="009A519C" w:rsidP="009A519C">
            <w:pPr>
              <w:tabs>
                <w:tab w:val="left" w:pos="2595"/>
              </w:tabs>
            </w:pPr>
            <w:r w:rsidRPr="009A519C">
              <w:t>Introduction</w:t>
            </w:r>
          </w:p>
        </w:tc>
      </w:tr>
      <w:tr w:rsidR="009A519C" w:rsidRPr="009A519C" w14:paraId="638408B2" w14:textId="77777777">
        <w:trPr>
          <w:tblCellSpacing w:w="15" w:type="dxa"/>
        </w:trPr>
        <w:tc>
          <w:tcPr>
            <w:tcW w:w="0" w:type="auto"/>
            <w:vAlign w:val="center"/>
            <w:hideMark/>
          </w:tcPr>
          <w:p w14:paraId="0777C05B" w14:textId="77777777" w:rsidR="009A519C" w:rsidRPr="009A519C" w:rsidRDefault="009A519C" w:rsidP="009A519C">
            <w:pPr>
              <w:tabs>
                <w:tab w:val="left" w:pos="2595"/>
              </w:tabs>
            </w:pPr>
            <w:r w:rsidRPr="009A519C">
              <w:t>3</w:t>
            </w:r>
          </w:p>
        </w:tc>
        <w:tc>
          <w:tcPr>
            <w:tcW w:w="0" w:type="auto"/>
            <w:vAlign w:val="center"/>
            <w:hideMark/>
          </w:tcPr>
          <w:p w14:paraId="181B1F14" w14:textId="77777777" w:rsidR="009A519C" w:rsidRPr="009A519C" w:rsidRDefault="009A519C" w:rsidP="009A519C">
            <w:pPr>
              <w:tabs>
                <w:tab w:val="left" w:pos="2595"/>
              </w:tabs>
            </w:pPr>
            <w:r w:rsidRPr="009A519C">
              <w:t>Problem Statement</w:t>
            </w:r>
          </w:p>
        </w:tc>
      </w:tr>
      <w:tr w:rsidR="009A519C" w:rsidRPr="009A519C" w14:paraId="15C2BB9D" w14:textId="77777777">
        <w:trPr>
          <w:tblCellSpacing w:w="15" w:type="dxa"/>
        </w:trPr>
        <w:tc>
          <w:tcPr>
            <w:tcW w:w="0" w:type="auto"/>
            <w:vAlign w:val="center"/>
            <w:hideMark/>
          </w:tcPr>
          <w:p w14:paraId="5B4E8AF9" w14:textId="77777777" w:rsidR="009A519C" w:rsidRPr="009A519C" w:rsidRDefault="009A519C" w:rsidP="009A519C">
            <w:pPr>
              <w:tabs>
                <w:tab w:val="left" w:pos="2595"/>
              </w:tabs>
            </w:pPr>
            <w:r w:rsidRPr="009A519C">
              <w:t>4</w:t>
            </w:r>
          </w:p>
        </w:tc>
        <w:tc>
          <w:tcPr>
            <w:tcW w:w="0" w:type="auto"/>
            <w:vAlign w:val="center"/>
            <w:hideMark/>
          </w:tcPr>
          <w:p w14:paraId="6F366B64" w14:textId="77777777" w:rsidR="009A519C" w:rsidRPr="009A519C" w:rsidRDefault="009A519C" w:rsidP="009A519C">
            <w:pPr>
              <w:tabs>
                <w:tab w:val="left" w:pos="2595"/>
              </w:tabs>
            </w:pPr>
            <w:r w:rsidRPr="009A519C">
              <w:t>Objectives of the Project</w:t>
            </w:r>
          </w:p>
        </w:tc>
      </w:tr>
      <w:tr w:rsidR="009A519C" w:rsidRPr="009A519C" w14:paraId="40DEB8C5" w14:textId="77777777">
        <w:trPr>
          <w:tblCellSpacing w:w="15" w:type="dxa"/>
        </w:trPr>
        <w:tc>
          <w:tcPr>
            <w:tcW w:w="0" w:type="auto"/>
            <w:vAlign w:val="center"/>
            <w:hideMark/>
          </w:tcPr>
          <w:p w14:paraId="6AA4393E" w14:textId="77777777" w:rsidR="009A519C" w:rsidRPr="009A519C" w:rsidRDefault="009A519C" w:rsidP="009A519C">
            <w:pPr>
              <w:tabs>
                <w:tab w:val="left" w:pos="2595"/>
              </w:tabs>
            </w:pPr>
            <w:r w:rsidRPr="009A519C">
              <w:t>5</w:t>
            </w:r>
          </w:p>
        </w:tc>
        <w:tc>
          <w:tcPr>
            <w:tcW w:w="0" w:type="auto"/>
            <w:vAlign w:val="center"/>
            <w:hideMark/>
          </w:tcPr>
          <w:p w14:paraId="3934FD1B" w14:textId="77777777" w:rsidR="009A519C" w:rsidRPr="009A519C" w:rsidRDefault="009A519C" w:rsidP="009A519C">
            <w:pPr>
              <w:tabs>
                <w:tab w:val="left" w:pos="2595"/>
              </w:tabs>
            </w:pPr>
            <w:r w:rsidRPr="009A519C">
              <w:t>Scope of the Project</w:t>
            </w:r>
          </w:p>
        </w:tc>
      </w:tr>
      <w:tr w:rsidR="009A519C" w:rsidRPr="009A519C" w14:paraId="03BF79A3" w14:textId="77777777">
        <w:trPr>
          <w:tblCellSpacing w:w="15" w:type="dxa"/>
        </w:trPr>
        <w:tc>
          <w:tcPr>
            <w:tcW w:w="0" w:type="auto"/>
            <w:vAlign w:val="center"/>
            <w:hideMark/>
          </w:tcPr>
          <w:p w14:paraId="3B632DBE" w14:textId="77777777" w:rsidR="009A519C" w:rsidRPr="009A519C" w:rsidRDefault="009A519C" w:rsidP="009A519C">
            <w:pPr>
              <w:tabs>
                <w:tab w:val="left" w:pos="2595"/>
              </w:tabs>
            </w:pPr>
            <w:r w:rsidRPr="009A519C">
              <w:t>6</w:t>
            </w:r>
          </w:p>
        </w:tc>
        <w:tc>
          <w:tcPr>
            <w:tcW w:w="0" w:type="auto"/>
            <w:vAlign w:val="center"/>
            <w:hideMark/>
          </w:tcPr>
          <w:p w14:paraId="66DE9322" w14:textId="77777777" w:rsidR="009A519C" w:rsidRPr="009A519C" w:rsidRDefault="009A519C" w:rsidP="009A519C">
            <w:pPr>
              <w:tabs>
                <w:tab w:val="left" w:pos="2595"/>
              </w:tabs>
            </w:pPr>
            <w:r w:rsidRPr="009A519C">
              <w:t>Proposed System Description</w:t>
            </w:r>
          </w:p>
        </w:tc>
      </w:tr>
      <w:tr w:rsidR="009A519C" w:rsidRPr="009A519C" w14:paraId="4A0EE95B" w14:textId="77777777">
        <w:trPr>
          <w:tblCellSpacing w:w="15" w:type="dxa"/>
        </w:trPr>
        <w:tc>
          <w:tcPr>
            <w:tcW w:w="0" w:type="auto"/>
            <w:vAlign w:val="center"/>
            <w:hideMark/>
          </w:tcPr>
          <w:p w14:paraId="63AA2679" w14:textId="77777777" w:rsidR="009A519C" w:rsidRPr="009A519C" w:rsidRDefault="009A519C" w:rsidP="009A519C">
            <w:pPr>
              <w:tabs>
                <w:tab w:val="left" w:pos="2595"/>
              </w:tabs>
            </w:pPr>
            <w:r w:rsidRPr="009A519C">
              <w:t>7</w:t>
            </w:r>
          </w:p>
        </w:tc>
        <w:tc>
          <w:tcPr>
            <w:tcW w:w="0" w:type="auto"/>
            <w:vAlign w:val="center"/>
            <w:hideMark/>
          </w:tcPr>
          <w:p w14:paraId="1192DC02" w14:textId="77777777" w:rsidR="009A519C" w:rsidRPr="009A519C" w:rsidRDefault="009A519C" w:rsidP="009A519C">
            <w:pPr>
              <w:tabs>
                <w:tab w:val="left" w:pos="2595"/>
              </w:tabs>
            </w:pPr>
            <w:r w:rsidRPr="009A519C">
              <w:t>Database Design</w:t>
            </w:r>
          </w:p>
        </w:tc>
      </w:tr>
      <w:tr w:rsidR="009A519C" w:rsidRPr="009A519C" w14:paraId="128890EA" w14:textId="77777777">
        <w:trPr>
          <w:tblCellSpacing w:w="15" w:type="dxa"/>
        </w:trPr>
        <w:tc>
          <w:tcPr>
            <w:tcW w:w="0" w:type="auto"/>
            <w:vAlign w:val="center"/>
            <w:hideMark/>
          </w:tcPr>
          <w:p w14:paraId="391B1D7A" w14:textId="77777777" w:rsidR="009A519C" w:rsidRPr="009A519C" w:rsidRDefault="009A519C" w:rsidP="009A519C">
            <w:pPr>
              <w:tabs>
                <w:tab w:val="left" w:pos="2595"/>
              </w:tabs>
            </w:pPr>
            <w:r w:rsidRPr="009A519C">
              <w:t>7.1</w:t>
            </w:r>
          </w:p>
        </w:tc>
        <w:tc>
          <w:tcPr>
            <w:tcW w:w="0" w:type="auto"/>
            <w:vAlign w:val="center"/>
            <w:hideMark/>
          </w:tcPr>
          <w:p w14:paraId="6046ADDB" w14:textId="77777777" w:rsidR="009A519C" w:rsidRPr="009A519C" w:rsidRDefault="009A519C" w:rsidP="009A519C">
            <w:pPr>
              <w:tabs>
                <w:tab w:val="left" w:pos="2595"/>
              </w:tabs>
            </w:pPr>
            <w:r w:rsidRPr="009A519C">
              <w:t>Entity–Relationship (ER) Diagram</w:t>
            </w:r>
          </w:p>
        </w:tc>
      </w:tr>
      <w:tr w:rsidR="009A519C" w:rsidRPr="009A519C" w14:paraId="6921D374" w14:textId="77777777">
        <w:trPr>
          <w:tblCellSpacing w:w="15" w:type="dxa"/>
        </w:trPr>
        <w:tc>
          <w:tcPr>
            <w:tcW w:w="0" w:type="auto"/>
            <w:vAlign w:val="center"/>
            <w:hideMark/>
          </w:tcPr>
          <w:p w14:paraId="1C2C1922" w14:textId="77777777" w:rsidR="009A519C" w:rsidRPr="009A519C" w:rsidRDefault="009A519C" w:rsidP="009A519C">
            <w:pPr>
              <w:tabs>
                <w:tab w:val="left" w:pos="2595"/>
              </w:tabs>
            </w:pPr>
            <w:r w:rsidRPr="009A519C">
              <w:t>7.2</w:t>
            </w:r>
          </w:p>
        </w:tc>
        <w:tc>
          <w:tcPr>
            <w:tcW w:w="0" w:type="auto"/>
            <w:vAlign w:val="center"/>
            <w:hideMark/>
          </w:tcPr>
          <w:p w14:paraId="62CCE2B3" w14:textId="77777777" w:rsidR="009A519C" w:rsidRPr="009A519C" w:rsidRDefault="009A519C" w:rsidP="009A519C">
            <w:pPr>
              <w:tabs>
                <w:tab w:val="left" w:pos="2595"/>
              </w:tabs>
            </w:pPr>
            <w:r w:rsidRPr="009A519C">
              <w:t>Relational Schema</w:t>
            </w:r>
          </w:p>
        </w:tc>
      </w:tr>
      <w:tr w:rsidR="009A519C" w:rsidRPr="009A519C" w14:paraId="42423000" w14:textId="77777777">
        <w:trPr>
          <w:tblCellSpacing w:w="15" w:type="dxa"/>
        </w:trPr>
        <w:tc>
          <w:tcPr>
            <w:tcW w:w="0" w:type="auto"/>
            <w:vAlign w:val="center"/>
            <w:hideMark/>
          </w:tcPr>
          <w:p w14:paraId="51B9EE98" w14:textId="77777777" w:rsidR="009A519C" w:rsidRPr="009A519C" w:rsidRDefault="009A519C" w:rsidP="009A519C">
            <w:pPr>
              <w:tabs>
                <w:tab w:val="left" w:pos="2595"/>
              </w:tabs>
            </w:pPr>
            <w:r w:rsidRPr="009A519C">
              <w:t>7.3</w:t>
            </w:r>
          </w:p>
        </w:tc>
        <w:tc>
          <w:tcPr>
            <w:tcW w:w="0" w:type="auto"/>
            <w:vAlign w:val="center"/>
            <w:hideMark/>
          </w:tcPr>
          <w:p w14:paraId="650314CF" w14:textId="77777777" w:rsidR="009A519C" w:rsidRPr="009A519C" w:rsidRDefault="009A519C" w:rsidP="009A519C">
            <w:pPr>
              <w:tabs>
                <w:tab w:val="left" w:pos="2595"/>
              </w:tabs>
            </w:pPr>
            <w:r w:rsidRPr="009A519C">
              <w:t>ER to Relational Schema Mapping</w:t>
            </w:r>
          </w:p>
        </w:tc>
      </w:tr>
      <w:tr w:rsidR="009A519C" w:rsidRPr="009A519C" w14:paraId="60A7EDE0" w14:textId="77777777">
        <w:trPr>
          <w:tblCellSpacing w:w="15" w:type="dxa"/>
        </w:trPr>
        <w:tc>
          <w:tcPr>
            <w:tcW w:w="0" w:type="auto"/>
            <w:vAlign w:val="center"/>
            <w:hideMark/>
          </w:tcPr>
          <w:p w14:paraId="003851EF" w14:textId="77777777" w:rsidR="009A519C" w:rsidRPr="009A519C" w:rsidRDefault="009A519C" w:rsidP="009A519C">
            <w:pPr>
              <w:tabs>
                <w:tab w:val="left" w:pos="2595"/>
              </w:tabs>
            </w:pPr>
            <w:r w:rsidRPr="009A519C">
              <w:t>8</w:t>
            </w:r>
          </w:p>
        </w:tc>
        <w:tc>
          <w:tcPr>
            <w:tcW w:w="0" w:type="auto"/>
            <w:vAlign w:val="center"/>
            <w:hideMark/>
          </w:tcPr>
          <w:p w14:paraId="0BAC00D0" w14:textId="77777777" w:rsidR="009A519C" w:rsidRPr="009A519C" w:rsidRDefault="009A519C" w:rsidP="009A519C">
            <w:pPr>
              <w:tabs>
                <w:tab w:val="left" w:pos="2595"/>
              </w:tabs>
            </w:pPr>
            <w:r w:rsidRPr="009A519C">
              <w:t>Normalization</w:t>
            </w:r>
          </w:p>
        </w:tc>
      </w:tr>
      <w:tr w:rsidR="009A519C" w:rsidRPr="009A519C" w14:paraId="60FDF8C3" w14:textId="77777777">
        <w:trPr>
          <w:tblCellSpacing w:w="15" w:type="dxa"/>
        </w:trPr>
        <w:tc>
          <w:tcPr>
            <w:tcW w:w="0" w:type="auto"/>
            <w:vAlign w:val="center"/>
            <w:hideMark/>
          </w:tcPr>
          <w:p w14:paraId="255D8914" w14:textId="77777777" w:rsidR="009A519C" w:rsidRPr="009A519C" w:rsidRDefault="009A519C" w:rsidP="009A519C">
            <w:pPr>
              <w:tabs>
                <w:tab w:val="left" w:pos="2595"/>
              </w:tabs>
            </w:pPr>
            <w:r w:rsidRPr="009A519C">
              <w:t>9</w:t>
            </w:r>
          </w:p>
        </w:tc>
        <w:tc>
          <w:tcPr>
            <w:tcW w:w="0" w:type="auto"/>
            <w:vAlign w:val="center"/>
            <w:hideMark/>
          </w:tcPr>
          <w:p w14:paraId="10607F3D" w14:textId="77777777" w:rsidR="009A519C" w:rsidRPr="009A519C" w:rsidRDefault="009A519C" w:rsidP="009A519C">
            <w:pPr>
              <w:tabs>
                <w:tab w:val="left" w:pos="2595"/>
              </w:tabs>
            </w:pPr>
            <w:r w:rsidRPr="009A519C">
              <w:t>Database Implementation</w:t>
            </w:r>
          </w:p>
        </w:tc>
      </w:tr>
      <w:tr w:rsidR="009A519C" w:rsidRPr="009A519C" w14:paraId="0CD7A3B8" w14:textId="77777777">
        <w:trPr>
          <w:tblCellSpacing w:w="15" w:type="dxa"/>
        </w:trPr>
        <w:tc>
          <w:tcPr>
            <w:tcW w:w="0" w:type="auto"/>
            <w:vAlign w:val="center"/>
            <w:hideMark/>
          </w:tcPr>
          <w:p w14:paraId="0A3D3420" w14:textId="77777777" w:rsidR="009A519C" w:rsidRPr="009A519C" w:rsidRDefault="009A519C" w:rsidP="009A519C">
            <w:pPr>
              <w:tabs>
                <w:tab w:val="left" w:pos="2595"/>
              </w:tabs>
            </w:pPr>
            <w:r w:rsidRPr="009A519C">
              <w:t>9.1</w:t>
            </w:r>
          </w:p>
        </w:tc>
        <w:tc>
          <w:tcPr>
            <w:tcW w:w="0" w:type="auto"/>
            <w:vAlign w:val="center"/>
            <w:hideMark/>
          </w:tcPr>
          <w:p w14:paraId="69055696" w14:textId="77777777" w:rsidR="009A519C" w:rsidRPr="009A519C" w:rsidRDefault="009A519C" w:rsidP="009A519C">
            <w:pPr>
              <w:tabs>
                <w:tab w:val="left" w:pos="2595"/>
              </w:tabs>
            </w:pPr>
            <w:r w:rsidRPr="009A519C">
              <w:t>SQL Implementation</w:t>
            </w:r>
          </w:p>
        </w:tc>
      </w:tr>
      <w:tr w:rsidR="009A519C" w:rsidRPr="009A519C" w14:paraId="15ED2E4E" w14:textId="77777777">
        <w:trPr>
          <w:tblCellSpacing w:w="15" w:type="dxa"/>
        </w:trPr>
        <w:tc>
          <w:tcPr>
            <w:tcW w:w="0" w:type="auto"/>
            <w:vAlign w:val="center"/>
            <w:hideMark/>
          </w:tcPr>
          <w:p w14:paraId="47B07A8C" w14:textId="77777777" w:rsidR="009A519C" w:rsidRPr="009A519C" w:rsidRDefault="009A519C" w:rsidP="009A519C">
            <w:pPr>
              <w:tabs>
                <w:tab w:val="left" w:pos="2595"/>
              </w:tabs>
            </w:pPr>
            <w:r w:rsidRPr="009A519C">
              <w:t>9.1.1</w:t>
            </w:r>
          </w:p>
        </w:tc>
        <w:tc>
          <w:tcPr>
            <w:tcW w:w="0" w:type="auto"/>
            <w:vAlign w:val="center"/>
            <w:hideMark/>
          </w:tcPr>
          <w:p w14:paraId="585A293F" w14:textId="77777777" w:rsidR="009A519C" w:rsidRPr="009A519C" w:rsidRDefault="009A519C" w:rsidP="009A519C">
            <w:pPr>
              <w:tabs>
                <w:tab w:val="left" w:pos="2595"/>
              </w:tabs>
            </w:pPr>
            <w:r w:rsidRPr="009A519C">
              <w:t>Database Creation</w:t>
            </w:r>
          </w:p>
        </w:tc>
      </w:tr>
      <w:tr w:rsidR="009A519C" w:rsidRPr="009A519C" w14:paraId="60BC8661" w14:textId="77777777">
        <w:trPr>
          <w:tblCellSpacing w:w="15" w:type="dxa"/>
        </w:trPr>
        <w:tc>
          <w:tcPr>
            <w:tcW w:w="0" w:type="auto"/>
            <w:vAlign w:val="center"/>
            <w:hideMark/>
          </w:tcPr>
          <w:p w14:paraId="471626B3" w14:textId="77777777" w:rsidR="009A519C" w:rsidRPr="009A519C" w:rsidRDefault="009A519C" w:rsidP="009A519C">
            <w:pPr>
              <w:tabs>
                <w:tab w:val="left" w:pos="2595"/>
              </w:tabs>
            </w:pPr>
            <w:r w:rsidRPr="009A519C">
              <w:t>9.1.2</w:t>
            </w:r>
          </w:p>
        </w:tc>
        <w:tc>
          <w:tcPr>
            <w:tcW w:w="0" w:type="auto"/>
            <w:vAlign w:val="center"/>
            <w:hideMark/>
          </w:tcPr>
          <w:p w14:paraId="37D77BFE" w14:textId="77777777" w:rsidR="009A519C" w:rsidRPr="009A519C" w:rsidRDefault="009A519C" w:rsidP="009A519C">
            <w:pPr>
              <w:tabs>
                <w:tab w:val="left" w:pos="2595"/>
              </w:tabs>
            </w:pPr>
            <w:r w:rsidRPr="009A519C">
              <w:t>Table Creation (DDL Commands)</w:t>
            </w:r>
          </w:p>
        </w:tc>
      </w:tr>
      <w:tr w:rsidR="009A519C" w:rsidRPr="009A519C" w14:paraId="67DB8E79" w14:textId="77777777">
        <w:trPr>
          <w:tblCellSpacing w:w="15" w:type="dxa"/>
        </w:trPr>
        <w:tc>
          <w:tcPr>
            <w:tcW w:w="0" w:type="auto"/>
            <w:vAlign w:val="center"/>
            <w:hideMark/>
          </w:tcPr>
          <w:p w14:paraId="3B7C1F8A" w14:textId="77777777" w:rsidR="009A519C" w:rsidRPr="009A519C" w:rsidRDefault="009A519C" w:rsidP="009A519C">
            <w:pPr>
              <w:tabs>
                <w:tab w:val="left" w:pos="2595"/>
              </w:tabs>
            </w:pPr>
            <w:r w:rsidRPr="009A519C">
              <w:t>9.1.3</w:t>
            </w:r>
          </w:p>
        </w:tc>
        <w:tc>
          <w:tcPr>
            <w:tcW w:w="0" w:type="auto"/>
            <w:vAlign w:val="center"/>
            <w:hideMark/>
          </w:tcPr>
          <w:p w14:paraId="23D2C4FB" w14:textId="77777777" w:rsidR="009A519C" w:rsidRPr="009A519C" w:rsidRDefault="009A519C" w:rsidP="009A519C">
            <w:pPr>
              <w:tabs>
                <w:tab w:val="left" w:pos="2595"/>
              </w:tabs>
            </w:pPr>
            <w:r w:rsidRPr="009A519C">
              <w:t>Data Insertion (DML Commands)</w:t>
            </w:r>
          </w:p>
        </w:tc>
      </w:tr>
      <w:tr w:rsidR="009A519C" w:rsidRPr="009A519C" w14:paraId="5072E576" w14:textId="77777777">
        <w:trPr>
          <w:tblCellSpacing w:w="15" w:type="dxa"/>
        </w:trPr>
        <w:tc>
          <w:tcPr>
            <w:tcW w:w="0" w:type="auto"/>
            <w:vAlign w:val="center"/>
            <w:hideMark/>
          </w:tcPr>
          <w:p w14:paraId="6CF5A81F" w14:textId="77777777" w:rsidR="009A519C" w:rsidRPr="009A519C" w:rsidRDefault="009A519C" w:rsidP="009A519C">
            <w:pPr>
              <w:tabs>
                <w:tab w:val="left" w:pos="2595"/>
              </w:tabs>
            </w:pPr>
            <w:r w:rsidRPr="009A519C">
              <w:t>9.1.4</w:t>
            </w:r>
          </w:p>
        </w:tc>
        <w:tc>
          <w:tcPr>
            <w:tcW w:w="0" w:type="auto"/>
            <w:vAlign w:val="center"/>
            <w:hideMark/>
          </w:tcPr>
          <w:p w14:paraId="273FAA3E" w14:textId="77777777" w:rsidR="009A519C" w:rsidRPr="009A519C" w:rsidRDefault="009A519C" w:rsidP="009A519C">
            <w:pPr>
              <w:tabs>
                <w:tab w:val="left" w:pos="2595"/>
              </w:tabs>
            </w:pPr>
            <w:r w:rsidRPr="009A519C">
              <w:t>SELECT Queries</w:t>
            </w:r>
          </w:p>
        </w:tc>
      </w:tr>
      <w:tr w:rsidR="009A519C" w:rsidRPr="009A519C" w14:paraId="3F77A0FC" w14:textId="77777777">
        <w:trPr>
          <w:tblCellSpacing w:w="15" w:type="dxa"/>
        </w:trPr>
        <w:tc>
          <w:tcPr>
            <w:tcW w:w="0" w:type="auto"/>
            <w:vAlign w:val="center"/>
            <w:hideMark/>
          </w:tcPr>
          <w:p w14:paraId="62D9D102" w14:textId="77777777" w:rsidR="009A519C" w:rsidRPr="009A519C" w:rsidRDefault="009A519C" w:rsidP="009A519C">
            <w:pPr>
              <w:tabs>
                <w:tab w:val="left" w:pos="2595"/>
              </w:tabs>
            </w:pPr>
            <w:r w:rsidRPr="009A519C">
              <w:t>9.2</w:t>
            </w:r>
          </w:p>
        </w:tc>
        <w:tc>
          <w:tcPr>
            <w:tcW w:w="0" w:type="auto"/>
            <w:vAlign w:val="center"/>
            <w:hideMark/>
          </w:tcPr>
          <w:p w14:paraId="59341E34" w14:textId="77777777" w:rsidR="009A519C" w:rsidRPr="009A519C" w:rsidRDefault="009A519C" w:rsidP="009A519C">
            <w:pPr>
              <w:tabs>
                <w:tab w:val="left" w:pos="2595"/>
              </w:tabs>
            </w:pPr>
            <w:r w:rsidRPr="009A519C">
              <w:t>PL/SQL Components</w:t>
            </w:r>
          </w:p>
        </w:tc>
      </w:tr>
      <w:tr w:rsidR="009A519C" w:rsidRPr="009A519C" w14:paraId="678F159F" w14:textId="77777777">
        <w:trPr>
          <w:tblCellSpacing w:w="15" w:type="dxa"/>
        </w:trPr>
        <w:tc>
          <w:tcPr>
            <w:tcW w:w="0" w:type="auto"/>
            <w:vAlign w:val="center"/>
            <w:hideMark/>
          </w:tcPr>
          <w:p w14:paraId="6B67B331" w14:textId="77777777" w:rsidR="009A519C" w:rsidRPr="009A519C" w:rsidRDefault="009A519C" w:rsidP="009A519C">
            <w:pPr>
              <w:tabs>
                <w:tab w:val="left" w:pos="2595"/>
              </w:tabs>
            </w:pPr>
            <w:r w:rsidRPr="009A519C">
              <w:t>9.2.1</w:t>
            </w:r>
          </w:p>
        </w:tc>
        <w:tc>
          <w:tcPr>
            <w:tcW w:w="0" w:type="auto"/>
            <w:vAlign w:val="center"/>
            <w:hideMark/>
          </w:tcPr>
          <w:p w14:paraId="0452623B" w14:textId="77777777" w:rsidR="009A519C" w:rsidRPr="009A519C" w:rsidRDefault="009A519C" w:rsidP="009A519C">
            <w:pPr>
              <w:tabs>
                <w:tab w:val="left" w:pos="2595"/>
              </w:tabs>
            </w:pPr>
            <w:r w:rsidRPr="009A519C">
              <w:t>Stored Procedure</w:t>
            </w:r>
          </w:p>
        </w:tc>
      </w:tr>
      <w:tr w:rsidR="009A519C" w:rsidRPr="009A519C" w14:paraId="680A12DC" w14:textId="77777777">
        <w:trPr>
          <w:tblCellSpacing w:w="15" w:type="dxa"/>
        </w:trPr>
        <w:tc>
          <w:tcPr>
            <w:tcW w:w="0" w:type="auto"/>
            <w:vAlign w:val="center"/>
            <w:hideMark/>
          </w:tcPr>
          <w:p w14:paraId="773D6AB2" w14:textId="77777777" w:rsidR="009A519C" w:rsidRPr="009A519C" w:rsidRDefault="009A519C" w:rsidP="009A519C">
            <w:pPr>
              <w:tabs>
                <w:tab w:val="left" w:pos="2595"/>
              </w:tabs>
            </w:pPr>
            <w:r w:rsidRPr="009A519C">
              <w:t>9.2.2</w:t>
            </w:r>
          </w:p>
        </w:tc>
        <w:tc>
          <w:tcPr>
            <w:tcW w:w="0" w:type="auto"/>
            <w:vAlign w:val="center"/>
            <w:hideMark/>
          </w:tcPr>
          <w:p w14:paraId="0A332B20" w14:textId="77777777" w:rsidR="009A519C" w:rsidRPr="009A519C" w:rsidRDefault="009A519C" w:rsidP="009A519C">
            <w:pPr>
              <w:tabs>
                <w:tab w:val="left" w:pos="2595"/>
              </w:tabs>
            </w:pPr>
            <w:r w:rsidRPr="009A519C">
              <w:t>Function</w:t>
            </w:r>
          </w:p>
        </w:tc>
      </w:tr>
      <w:tr w:rsidR="009A519C" w:rsidRPr="009A519C" w14:paraId="5E9B23B1" w14:textId="77777777">
        <w:trPr>
          <w:tblCellSpacing w:w="15" w:type="dxa"/>
        </w:trPr>
        <w:tc>
          <w:tcPr>
            <w:tcW w:w="0" w:type="auto"/>
            <w:vAlign w:val="center"/>
            <w:hideMark/>
          </w:tcPr>
          <w:p w14:paraId="65827084" w14:textId="77777777" w:rsidR="009A519C" w:rsidRPr="009A519C" w:rsidRDefault="009A519C" w:rsidP="009A519C">
            <w:pPr>
              <w:tabs>
                <w:tab w:val="left" w:pos="2595"/>
              </w:tabs>
            </w:pPr>
            <w:r w:rsidRPr="009A519C">
              <w:t>9.2.3</w:t>
            </w:r>
          </w:p>
        </w:tc>
        <w:tc>
          <w:tcPr>
            <w:tcW w:w="0" w:type="auto"/>
            <w:vAlign w:val="center"/>
            <w:hideMark/>
          </w:tcPr>
          <w:p w14:paraId="582355B0" w14:textId="77777777" w:rsidR="009A519C" w:rsidRPr="009A519C" w:rsidRDefault="009A519C" w:rsidP="009A519C">
            <w:pPr>
              <w:tabs>
                <w:tab w:val="left" w:pos="2595"/>
              </w:tabs>
            </w:pPr>
            <w:r w:rsidRPr="009A519C">
              <w:t>Trigger</w:t>
            </w:r>
          </w:p>
        </w:tc>
      </w:tr>
      <w:tr w:rsidR="009A519C" w:rsidRPr="009A519C" w14:paraId="4A9E819E" w14:textId="77777777">
        <w:trPr>
          <w:tblCellSpacing w:w="15" w:type="dxa"/>
        </w:trPr>
        <w:tc>
          <w:tcPr>
            <w:tcW w:w="0" w:type="auto"/>
            <w:vAlign w:val="center"/>
            <w:hideMark/>
          </w:tcPr>
          <w:p w14:paraId="00B52694" w14:textId="77777777" w:rsidR="009A519C" w:rsidRPr="009A519C" w:rsidRDefault="009A519C" w:rsidP="009A519C">
            <w:pPr>
              <w:tabs>
                <w:tab w:val="left" w:pos="2595"/>
              </w:tabs>
            </w:pPr>
            <w:r w:rsidRPr="009A519C">
              <w:lastRenderedPageBreak/>
              <w:t>9.2.4</w:t>
            </w:r>
          </w:p>
        </w:tc>
        <w:tc>
          <w:tcPr>
            <w:tcW w:w="0" w:type="auto"/>
            <w:vAlign w:val="center"/>
            <w:hideMark/>
          </w:tcPr>
          <w:p w14:paraId="4095B71C" w14:textId="77777777" w:rsidR="009A519C" w:rsidRPr="009A519C" w:rsidRDefault="009A519C" w:rsidP="009A519C">
            <w:pPr>
              <w:tabs>
                <w:tab w:val="left" w:pos="2595"/>
              </w:tabs>
            </w:pPr>
            <w:r w:rsidRPr="009A519C">
              <w:t>Cursor and Exception Handling</w:t>
            </w:r>
          </w:p>
        </w:tc>
      </w:tr>
      <w:tr w:rsidR="009A519C" w:rsidRPr="009A519C" w14:paraId="0AD7F156" w14:textId="77777777">
        <w:trPr>
          <w:tblCellSpacing w:w="15" w:type="dxa"/>
        </w:trPr>
        <w:tc>
          <w:tcPr>
            <w:tcW w:w="0" w:type="auto"/>
            <w:vAlign w:val="center"/>
            <w:hideMark/>
          </w:tcPr>
          <w:p w14:paraId="3DDF648A" w14:textId="77777777" w:rsidR="009A519C" w:rsidRPr="009A519C" w:rsidRDefault="009A519C" w:rsidP="009A519C">
            <w:pPr>
              <w:tabs>
                <w:tab w:val="left" w:pos="2595"/>
              </w:tabs>
            </w:pPr>
            <w:r w:rsidRPr="009A519C">
              <w:t>10</w:t>
            </w:r>
          </w:p>
        </w:tc>
        <w:tc>
          <w:tcPr>
            <w:tcW w:w="0" w:type="auto"/>
            <w:vAlign w:val="center"/>
            <w:hideMark/>
          </w:tcPr>
          <w:p w14:paraId="3E20C951" w14:textId="77777777" w:rsidR="009A519C" w:rsidRPr="009A519C" w:rsidRDefault="009A519C" w:rsidP="009A519C">
            <w:pPr>
              <w:tabs>
                <w:tab w:val="left" w:pos="2595"/>
              </w:tabs>
            </w:pPr>
            <w:r w:rsidRPr="009A519C">
              <w:t>Transaction Management &amp; Concurrency Control</w:t>
            </w:r>
          </w:p>
        </w:tc>
      </w:tr>
      <w:tr w:rsidR="009A519C" w:rsidRPr="009A519C" w14:paraId="72D7991A" w14:textId="77777777">
        <w:trPr>
          <w:tblCellSpacing w:w="15" w:type="dxa"/>
        </w:trPr>
        <w:tc>
          <w:tcPr>
            <w:tcW w:w="0" w:type="auto"/>
            <w:vAlign w:val="center"/>
            <w:hideMark/>
          </w:tcPr>
          <w:p w14:paraId="1952199B" w14:textId="77777777" w:rsidR="009A519C" w:rsidRPr="009A519C" w:rsidRDefault="009A519C" w:rsidP="009A519C">
            <w:pPr>
              <w:tabs>
                <w:tab w:val="left" w:pos="2595"/>
              </w:tabs>
            </w:pPr>
            <w:r w:rsidRPr="009A519C">
              <w:t>11</w:t>
            </w:r>
          </w:p>
        </w:tc>
        <w:tc>
          <w:tcPr>
            <w:tcW w:w="0" w:type="auto"/>
            <w:vAlign w:val="center"/>
            <w:hideMark/>
          </w:tcPr>
          <w:p w14:paraId="7DAD0CF9" w14:textId="77777777" w:rsidR="009A519C" w:rsidRPr="009A519C" w:rsidRDefault="009A519C" w:rsidP="009A519C">
            <w:pPr>
              <w:tabs>
                <w:tab w:val="left" w:pos="2595"/>
              </w:tabs>
            </w:pPr>
            <w:r w:rsidRPr="009A519C">
              <w:t>Tools &amp; Technologies Used</w:t>
            </w:r>
          </w:p>
        </w:tc>
      </w:tr>
      <w:tr w:rsidR="009A519C" w:rsidRPr="009A519C" w14:paraId="4E5491A1" w14:textId="77777777">
        <w:trPr>
          <w:tblCellSpacing w:w="15" w:type="dxa"/>
        </w:trPr>
        <w:tc>
          <w:tcPr>
            <w:tcW w:w="0" w:type="auto"/>
            <w:vAlign w:val="center"/>
            <w:hideMark/>
          </w:tcPr>
          <w:p w14:paraId="541962F8" w14:textId="77777777" w:rsidR="009A519C" w:rsidRPr="009A519C" w:rsidRDefault="009A519C" w:rsidP="009A519C">
            <w:pPr>
              <w:tabs>
                <w:tab w:val="left" w:pos="2595"/>
              </w:tabs>
            </w:pPr>
            <w:r w:rsidRPr="009A519C">
              <w:t>12</w:t>
            </w:r>
          </w:p>
        </w:tc>
        <w:tc>
          <w:tcPr>
            <w:tcW w:w="0" w:type="auto"/>
            <w:vAlign w:val="center"/>
            <w:hideMark/>
          </w:tcPr>
          <w:p w14:paraId="6CF6ACEA" w14:textId="77777777" w:rsidR="009A519C" w:rsidRPr="009A519C" w:rsidRDefault="009A519C" w:rsidP="009A519C">
            <w:pPr>
              <w:tabs>
                <w:tab w:val="left" w:pos="2595"/>
              </w:tabs>
            </w:pPr>
            <w:r w:rsidRPr="009A519C">
              <w:t>Expected Outcomes</w:t>
            </w:r>
          </w:p>
        </w:tc>
      </w:tr>
      <w:tr w:rsidR="009A519C" w:rsidRPr="009A519C" w14:paraId="76CB7D65" w14:textId="77777777">
        <w:trPr>
          <w:tblCellSpacing w:w="15" w:type="dxa"/>
        </w:trPr>
        <w:tc>
          <w:tcPr>
            <w:tcW w:w="0" w:type="auto"/>
            <w:vAlign w:val="center"/>
            <w:hideMark/>
          </w:tcPr>
          <w:p w14:paraId="1D63BAD0" w14:textId="77777777" w:rsidR="009A519C" w:rsidRPr="009A519C" w:rsidRDefault="009A519C" w:rsidP="009A519C">
            <w:pPr>
              <w:tabs>
                <w:tab w:val="left" w:pos="2595"/>
              </w:tabs>
            </w:pPr>
            <w:r w:rsidRPr="009A519C">
              <w:t>13</w:t>
            </w:r>
          </w:p>
        </w:tc>
        <w:tc>
          <w:tcPr>
            <w:tcW w:w="0" w:type="auto"/>
            <w:vAlign w:val="center"/>
            <w:hideMark/>
          </w:tcPr>
          <w:p w14:paraId="16027191" w14:textId="77777777" w:rsidR="009A519C" w:rsidRPr="009A519C" w:rsidRDefault="009A519C" w:rsidP="009A519C">
            <w:pPr>
              <w:tabs>
                <w:tab w:val="left" w:pos="2595"/>
              </w:tabs>
            </w:pPr>
            <w:r w:rsidRPr="009A519C">
              <w:t>Conclusion</w:t>
            </w:r>
          </w:p>
        </w:tc>
      </w:tr>
    </w:tbl>
    <w:p w14:paraId="62734633" w14:textId="77777777" w:rsidR="009A519C" w:rsidRPr="007979D4" w:rsidRDefault="009A519C" w:rsidP="004D6EE4">
      <w:pPr>
        <w:tabs>
          <w:tab w:val="left" w:pos="2595"/>
        </w:tabs>
      </w:pPr>
    </w:p>
    <w:p w14:paraId="50A6B6F5" w14:textId="48519366" w:rsidR="00F84396" w:rsidRDefault="00F84396" w:rsidP="005A37B9">
      <w:pPr>
        <w:jc w:val="center"/>
        <w:rPr>
          <w:sz w:val="32"/>
          <w:szCs w:val="32"/>
        </w:rPr>
      </w:pPr>
    </w:p>
    <w:p w14:paraId="7C908099" w14:textId="77777777" w:rsidR="00F84396" w:rsidRDefault="00F84396">
      <w:pPr>
        <w:rPr>
          <w:sz w:val="32"/>
          <w:szCs w:val="32"/>
        </w:rPr>
      </w:pPr>
      <w:r>
        <w:rPr>
          <w:sz w:val="32"/>
          <w:szCs w:val="32"/>
        </w:rPr>
        <w:br w:type="page"/>
      </w:r>
    </w:p>
    <w:p w14:paraId="479487AE" w14:textId="61DEEE49" w:rsidR="00F84396" w:rsidRPr="00462A14" w:rsidRDefault="00F84396">
      <w:pPr>
        <w:rPr>
          <w:sz w:val="32"/>
          <w:szCs w:val="32"/>
          <w:u w:val="words"/>
        </w:rPr>
      </w:pPr>
    </w:p>
    <w:p w14:paraId="078589F6" w14:textId="77777777" w:rsidR="00F860F7" w:rsidRDefault="00F860F7" w:rsidP="008771B1">
      <w:pPr>
        <w:jc w:val="center"/>
        <w:rPr>
          <w:ins w:id="0" w:author="Lakshay Singh" w:date="2026-02-11T21:37:00Z" w16du:dateUtc="2026-02-11T16:07:00Z"/>
          <w:sz w:val="32"/>
          <w:szCs w:val="32"/>
        </w:rPr>
      </w:pPr>
    </w:p>
    <w:p w14:paraId="1BAE64DE" w14:textId="362A1572" w:rsidR="002F4EC5" w:rsidRPr="00BA3EE6" w:rsidRDefault="002F4EC5" w:rsidP="00BA3EE6">
      <w:pPr>
        <w:rPr>
          <w:b/>
          <w:bCs/>
          <w:sz w:val="32"/>
          <w:szCs w:val="32"/>
          <w:rPrChange w:id="1" w:author="Lakshay Singh" w:date="2026-02-12T17:37:00Z" w16du:dateUtc="2026-02-12T12:07:00Z">
            <w:rPr>
              <w:sz w:val="32"/>
              <w:szCs w:val="32"/>
            </w:rPr>
          </w:rPrChange>
        </w:rPr>
        <w:pPrChange w:id="2" w:author="Lakshay Singh" w:date="2026-02-12T17:37:00Z" w16du:dateUtc="2026-02-12T12:07:00Z">
          <w:pPr>
            <w:jc w:val="center"/>
          </w:pPr>
        </w:pPrChange>
      </w:pPr>
      <w:r w:rsidRPr="00BA3EE6">
        <w:rPr>
          <w:b/>
          <w:bCs/>
          <w:sz w:val="32"/>
          <w:szCs w:val="32"/>
          <w:rPrChange w:id="3" w:author="Lakshay Singh" w:date="2026-02-12T17:37:00Z" w16du:dateUtc="2026-02-12T12:07:00Z">
            <w:rPr>
              <w:sz w:val="32"/>
              <w:szCs w:val="32"/>
            </w:rPr>
          </w:rPrChange>
        </w:rPr>
        <w:t>INTRODUCTION</w:t>
      </w:r>
    </w:p>
    <w:p w14:paraId="78F83C53" w14:textId="77777777" w:rsidR="00E91BD5" w:rsidRPr="00E91BD5" w:rsidRDefault="00E91BD5" w:rsidP="00E91BD5">
      <w:pPr>
        <w:tabs>
          <w:tab w:val="left" w:pos="2595"/>
        </w:tabs>
      </w:pPr>
      <w:r w:rsidRPr="00E91BD5">
        <w:t>Recruitment processes in organizations often involve manually reviewing a large number of resumes, which is time-consuming and inefficient. With the increasing number of job applications, it becomes difficult to evaluate candidates accurately and consistently.</w:t>
      </w:r>
    </w:p>
    <w:p w14:paraId="662F3130" w14:textId="77777777" w:rsidR="00E91BD5" w:rsidRPr="00E91BD5" w:rsidRDefault="00E91BD5" w:rsidP="00E91BD5">
      <w:pPr>
        <w:tabs>
          <w:tab w:val="left" w:pos="2595"/>
        </w:tabs>
      </w:pPr>
      <w:r w:rsidRPr="00E91BD5">
        <w:t xml:space="preserve">The </w:t>
      </w:r>
      <w:r w:rsidRPr="00E91BD5">
        <w:rPr>
          <w:b/>
          <w:bCs/>
        </w:rPr>
        <w:t>Automated Resume Shortlisting System</w:t>
      </w:r>
      <w:r w:rsidRPr="00E91BD5">
        <w:t xml:space="preserve"> is designed to manage candidate data, job postings, applications, and shortlisting decisions using a structured database approach. The system focuses on backend database implementation using SQL and PL/SQL to ensure data consistency, automation, and efficient retrieval.</w:t>
      </w:r>
    </w:p>
    <w:p w14:paraId="3B7EF427" w14:textId="77777777" w:rsidR="00E91BD5" w:rsidRPr="00E91BD5" w:rsidRDefault="00E91BD5" w:rsidP="00E91BD5">
      <w:pPr>
        <w:tabs>
          <w:tab w:val="left" w:pos="2595"/>
        </w:tabs>
        <w:rPr>
          <w:b/>
          <w:bCs/>
          <w:sz w:val="28"/>
          <w:szCs w:val="28"/>
        </w:rPr>
      </w:pPr>
      <w:r w:rsidRPr="00E91BD5">
        <w:rPr>
          <w:b/>
          <w:bCs/>
          <w:sz w:val="28"/>
          <w:szCs w:val="28"/>
        </w:rPr>
        <w:t>Motivation</w:t>
      </w:r>
    </w:p>
    <w:p w14:paraId="10693D5C" w14:textId="77777777" w:rsidR="00E91BD5" w:rsidRPr="00E91BD5" w:rsidRDefault="00E91BD5" w:rsidP="00E91BD5">
      <w:pPr>
        <w:tabs>
          <w:tab w:val="left" w:pos="2595"/>
        </w:tabs>
      </w:pPr>
      <w:r w:rsidRPr="00E91BD5">
        <w:t>The motivation behind selecting this project is to:</w:t>
      </w:r>
    </w:p>
    <w:p w14:paraId="3063A6F3" w14:textId="77777777" w:rsidR="00E91BD5" w:rsidRPr="00E91BD5" w:rsidRDefault="00E91BD5" w:rsidP="00E91BD5">
      <w:pPr>
        <w:numPr>
          <w:ilvl w:val="0"/>
          <w:numId w:val="1"/>
        </w:numPr>
        <w:tabs>
          <w:tab w:val="left" w:pos="2595"/>
        </w:tabs>
      </w:pPr>
      <w:r w:rsidRPr="00E91BD5">
        <w:t>Reduce manual effort in resume screening.</w:t>
      </w:r>
    </w:p>
    <w:p w14:paraId="7A08786A" w14:textId="77777777" w:rsidR="00E91BD5" w:rsidRPr="00E91BD5" w:rsidRDefault="00E91BD5" w:rsidP="00E91BD5">
      <w:pPr>
        <w:numPr>
          <w:ilvl w:val="0"/>
          <w:numId w:val="1"/>
        </w:numPr>
        <w:tabs>
          <w:tab w:val="left" w:pos="2595"/>
        </w:tabs>
      </w:pPr>
      <w:r w:rsidRPr="00E91BD5">
        <w:t>Eliminate redundancy and data inconsistency.</w:t>
      </w:r>
    </w:p>
    <w:p w14:paraId="320066EE" w14:textId="77777777" w:rsidR="00E91BD5" w:rsidRPr="00E91BD5" w:rsidRDefault="00E91BD5" w:rsidP="00E91BD5">
      <w:pPr>
        <w:numPr>
          <w:ilvl w:val="0"/>
          <w:numId w:val="1"/>
        </w:numPr>
        <w:tabs>
          <w:tab w:val="left" w:pos="2595"/>
        </w:tabs>
      </w:pPr>
      <w:r w:rsidRPr="00E91BD5">
        <w:t>Automate shortlisting decisions using database procedures.</w:t>
      </w:r>
    </w:p>
    <w:p w14:paraId="54798C01" w14:textId="77777777" w:rsidR="00E91BD5" w:rsidRPr="00E91BD5" w:rsidRDefault="00E91BD5" w:rsidP="00E91BD5">
      <w:pPr>
        <w:numPr>
          <w:ilvl w:val="0"/>
          <w:numId w:val="1"/>
        </w:numPr>
        <w:tabs>
          <w:tab w:val="left" w:pos="2595"/>
        </w:tabs>
      </w:pPr>
      <w:r w:rsidRPr="00E91BD5">
        <w:t>Apply core DBMS concepts in a real-world scenario.</w:t>
      </w:r>
    </w:p>
    <w:p w14:paraId="55FCF082" w14:textId="77777777" w:rsidR="00E91BD5" w:rsidRPr="00E91BD5" w:rsidRDefault="00E91BD5" w:rsidP="00E91BD5">
      <w:pPr>
        <w:tabs>
          <w:tab w:val="left" w:pos="2595"/>
        </w:tabs>
        <w:rPr>
          <w:b/>
          <w:bCs/>
        </w:rPr>
      </w:pPr>
      <w:r w:rsidRPr="00E91BD5">
        <w:rPr>
          <w:b/>
          <w:bCs/>
        </w:rPr>
        <w:t>Importance of DBMS over File-Based System</w:t>
      </w:r>
    </w:p>
    <w:p w14:paraId="63A38583" w14:textId="77777777" w:rsidR="00E91BD5" w:rsidRPr="00E91BD5" w:rsidRDefault="00E91BD5" w:rsidP="00E91BD5">
      <w:pPr>
        <w:tabs>
          <w:tab w:val="left" w:pos="2595"/>
        </w:tabs>
      </w:pPr>
      <w:r w:rsidRPr="00E91BD5">
        <w:t>Compared to a traditional file-based system, a DBMS provides:</w:t>
      </w:r>
    </w:p>
    <w:p w14:paraId="1345EE13" w14:textId="77777777" w:rsidR="00E91BD5" w:rsidRPr="00E91BD5" w:rsidRDefault="00E91BD5" w:rsidP="00E91BD5">
      <w:pPr>
        <w:numPr>
          <w:ilvl w:val="0"/>
          <w:numId w:val="2"/>
        </w:numPr>
        <w:tabs>
          <w:tab w:val="left" w:pos="2595"/>
        </w:tabs>
      </w:pPr>
      <w:r w:rsidRPr="00E91BD5">
        <w:t>Reduced data redundancy</w:t>
      </w:r>
    </w:p>
    <w:p w14:paraId="7CCB0F90" w14:textId="77777777" w:rsidR="00E91BD5" w:rsidRPr="00E91BD5" w:rsidRDefault="00E91BD5" w:rsidP="00E91BD5">
      <w:pPr>
        <w:numPr>
          <w:ilvl w:val="0"/>
          <w:numId w:val="2"/>
        </w:numPr>
        <w:tabs>
          <w:tab w:val="left" w:pos="2595"/>
        </w:tabs>
      </w:pPr>
      <w:r w:rsidRPr="00E91BD5">
        <w:t>Improved data integrity</w:t>
      </w:r>
    </w:p>
    <w:p w14:paraId="1520FE27" w14:textId="77777777" w:rsidR="00E91BD5" w:rsidRPr="00E91BD5" w:rsidRDefault="00E91BD5" w:rsidP="00E91BD5">
      <w:pPr>
        <w:numPr>
          <w:ilvl w:val="0"/>
          <w:numId w:val="2"/>
        </w:numPr>
        <w:tabs>
          <w:tab w:val="left" w:pos="2595"/>
        </w:tabs>
      </w:pPr>
      <w:r w:rsidRPr="00E91BD5">
        <w:t>Efficient querying using SQL</w:t>
      </w:r>
    </w:p>
    <w:p w14:paraId="2DC2D4F1" w14:textId="77777777" w:rsidR="00E91BD5" w:rsidRPr="00E91BD5" w:rsidRDefault="00E91BD5" w:rsidP="00E91BD5">
      <w:pPr>
        <w:numPr>
          <w:ilvl w:val="0"/>
          <w:numId w:val="2"/>
        </w:numPr>
        <w:tabs>
          <w:tab w:val="left" w:pos="2595"/>
        </w:tabs>
      </w:pPr>
      <w:r w:rsidRPr="00E91BD5">
        <w:t>Multi-user support</w:t>
      </w:r>
    </w:p>
    <w:p w14:paraId="266FF2ED" w14:textId="77777777" w:rsidR="00E91BD5" w:rsidRPr="00E91BD5" w:rsidRDefault="00E91BD5" w:rsidP="00E91BD5">
      <w:pPr>
        <w:numPr>
          <w:ilvl w:val="0"/>
          <w:numId w:val="2"/>
        </w:numPr>
        <w:tabs>
          <w:tab w:val="left" w:pos="2595"/>
        </w:tabs>
      </w:pPr>
      <w:r w:rsidRPr="00E91BD5">
        <w:t>Transaction management with ACID properties</w:t>
      </w:r>
    </w:p>
    <w:p w14:paraId="49B3BF9D" w14:textId="07E84F99" w:rsidR="00E05CAD" w:rsidRDefault="00E91BD5" w:rsidP="002F4EC5">
      <w:pPr>
        <w:tabs>
          <w:tab w:val="left" w:pos="2595"/>
        </w:tabs>
      </w:pPr>
      <w:r w:rsidRPr="00E91BD5">
        <w:t>Thus, using a DBMS ensures structured and reliable management of recruitment data.</w:t>
      </w:r>
    </w:p>
    <w:p w14:paraId="6A68CC11" w14:textId="77777777" w:rsidR="00E91BD5" w:rsidRDefault="00E91BD5" w:rsidP="002F4EC5">
      <w:pPr>
        <w:tabs>
          <w:tab w:val="left" w:pos="2595"/>
        </w:tabs>
      </w:pPr>
    </w:p>
    <w:p w14:paraId="6F594A99" w14:textId="77777777" w:rsidR="00E05CAD" w:rsidRDefault="00E05CAD" w:rsidP="002F4EC5">
      <w:pPr>
        <w:tabs>
          <w:tab w:val="left" w:pos="2595"/>
        </w:tabs>
      </w:pPr>
    </w:p>
    <w:p w14:paraId="59A1F518" w14:textId="77777777" w:rsidR="00E05CAD" w:rsidRDefault="00E05CAD" w:rsidP="002F4EC5">
      <w:pPr>
        <w:tabs>
          <w:tab w:val="left" w:pos="2595"/>
        </w:tabs>
      </w:pPr>
    </w:p>
    <w:p w14:paraId="06CEBFFF" w14:textId="77777777" w:rsidR="00E05CAD" w:rsidRDefault="00E05CAD" w:rsidP="002F4EC5">
      <w:pPr>
        <w:tabs>
          <w:tab w:val="left" w:pos="2595"/>
        </w:tabs>
      </w:pPr>
    </w:p>
    <w:p w14:paraId="3C67CA86" w14:textId="2BE87AB6" w:rsidR="00E05CAD" w:rsidRPr="00BA3EE6" w:rsidRDefault="00E05CAD" w:rsidP="00BA3EE6">
      <w:pPr>
        <w:tabs>
          <w:tab w:val="left" w:pos="2595"/>
        </w:tabs>
        <w:rPr>
          <w:b/>
          <w:bCs/>
          <w:sz w:val="32"/>
          <w:szCs w:val="32"/>
          <w:rPrChange w:id="4" w:author="Lakshay Singh" w:date="2026-02-12T17:36:00Z" w16du:dateUtc="2026-02-12T12:06:00Z">
            <w:rPr>
              <w:sz w:val="32"/>
              <w:szCs w:val="32"/>
            </w:rPr>
          </w:rPrChange>
        </w:rPr>
        <w:pPrChange w:id="5" w:author="Lakshay Singh" w:date="2026-02-12T17:36:00Z" w16du:dateUtc="2026-02-12T12:06:00Z">
          <w:pPr>
            <w:tabs>
              <w:tab w:val="left" w:pos="2595"/>
            </w:tabs>
            <w:jc w:val="center"/>
          </w:pPr>
        </w:pPrChange>
      </w:pPr>
      <w:r w:rsidRPr="00BA3EE6">
        <w:rPr>
          <w:b/>
          <w:bCs/>
          <w:sz w:val="32"/>
          <w:szCs w:val="32"/>
          <w:rPrChange w:id="6" w:author="Lakshay Singh" w:date="2026-02-12T17:36:00Z" w16du:dateUtc="2026-02-12T12:06:00Z">
            <w:rPr>
              <w:sz w:val="32"/>
              <w:szCs w:val="32"/>
            </w:rPr>
          </w:rPrChange>
        </w:rPr>
        <w:t>PROBLEM STATEMENT</w:t>
      </w:r>
    </w:p>
    <w:p w14:paraId="10B0DA40" w14:textId="77777777" w:rsidR="002A3C60" w:rsidRPr="002A3C60" w:rsidRDefault="002A3C60" w:rsidP="002A3C60">
      <w:pPr>
        <w:tabs>
          <w:tab w:val="left" w:pos="2595"/>
        </w:tabs>
        <w:rPr>
          <w:b/>
          <w:bCs/>
        </w:rPr>
      </w:pPr>
      <w:r w:rsidRPr="002A3C60">
        <w:rPr>
          <w:b/>
          <w:bCs/>
        </w:rPr>
        <w:t>Problem Definition</w:t>
      </w:r>
    </w:p>
    <w:p w14:paraId="6BB189C3" w14:textId="77777777" w:rsidR="002A3C60" w:rsidRPr="002A3C60" w:rsidRDefault="002A3C60" w:rsidP="002A3C60">
      <w:pPr>
        <w:tabs>
          <w:tab w:val="left" w:pos="2595"/>
        </w:tabs>
      </w:pPr>
      <w:r w:rsidRPr="002A3C60">
        <w:t>Organizations receive numerous job applications for various job roles. Manually managing candidate details, skills, experience, and shortlisting decisions leads to inefficiency, inconsistency, and errors.</w:t>
      </w:r>
    </w:p>
    <w:p w14:paraId="14FEE6BE" w14:textId="77777777" w:rsidR="002A3C60" w:rsidRPr="002A3C60" w:rsidRDefault="002A3C60" w:rsidP="002A3C60">
      <w:pPr>
        <w:tabs>
          <w:tab w:val="left" w:pos="2595"/>
        </w:tabs>
      </w:pPr>
      <w:r w:rsidRPr="002A3C60">
        <w:t>The system aims to design a database that:</w:t>
      </w:r>
    </w:p>
    <w:p w14:paraId="11E6C5E4" w14:textId="77777777" w:rsidR="002A3C60" w:rsidRPr="002A3C60" w:rsidRDefault="002A3C60" w:rsidP="002A3C60">
      <w:pPr>
        <w:numPr>
          <w:ilvl w:val="0"/>
          <w:numId w:val="3"/>
        </w:numPr>
        <w:tabs>
          <w:tab w:val="left" w:pos="2595"/>
        </w:tabs>
      </w:pPr>
      <w:r w:rsidRPr="002A3C60">
        <w:t>Stores candidate profiles</w:t>
      </w:r>
    </w:p>
    <w:p w14:paraId="5D427E83" w14:textId="77777777" w:rsidR="002A3C60" w:rsidRPr="002A3C60" w:rsidRDefault="002A3C60" w:rsidP="002A3C60">
      <w:pPr>
        <w:numPr>
          <w:ilvl w:val="0"/>
          <w:numId w:val="3"/>
        </w:numPr>
        <w:tabs>
          <w:tab w:val="left" w:pos="2595"/>
        </w:tabs>
      </w:pPr>
      <w:r w:rsidRPr="002A3C60">
        <w:t>Manages job postings</w:t>
      </w:r>
    </w:p>
    <w:p w14:paraId="5AFC5AC1" w14:textId="77777777" w:rsidR="002A3C60" w:rsidRPr="002A3C60" w:rsidRDefault="002A3C60" w:rsidP="002A3C60">
      <w:pPr>
        <w:numPr>
          <w:ilvl w:val="0"/>
          <w:numId w:val="3"/>
        </w:numPr>
        <w:tabs>
          <w:tab w:val="left" w:pos="2595"/>
        </w:tabs>
      </w:pPr>
      <w:r w:rsidRPr="002A3C60">
        <w:t>Tracks applications</w:t>
      </w:r>
    </w:p>
    <w:p w14:paraId="1E327EEC" w14:textId="77777777" w:rsidR="002A3C60" w:rsidRPr="002A3C60" w:rsidRDefault="002A3C60" w:rsidP="002A3C60">
      <w:pPr>
        <w:numPr>
          <w:ilvl w:val="0"/>
          <w:numId w:val="3"/>
        </w:numPr>
        <w:tabs>
          <w:tab w:val="left" w:pos="2595"/>
        </w:tabs>
      </w:pPr>
      <w:r w:rsidRPr="002A3C60">
        <w:t>Automates shortlisting decisions</w:t>
      </w:r>
    </w:p>
    <w:p w14:paraId="123BF14A" w14:textId="77777777" w:rsidR="002A3C60" w:rsidRPr="002A3C60" w:rsidRDefault="002A3C60" w:rsidP="002A3C60">
      <w:pPr>
        <w:tabs>
          <w:tab w:val="left" w:pos="2595"/>
        </w:tabs>
        <w:rPr>
          <w:b/>
          <w:bCs/>
        </w:rPr>
      </w:pPr>
      <w:r w:rsidRPr="002A3C60">
        <w:rPr>
          <w:b/>
          <w:bCs/>
        </w:rPr>
        <w:t>Limitations of Existing Manual System</w:t>
      </w:r>
    </w:p>
    <w:p w14:paraId="20A45749" w14:textId="77777777" w:rsidR="002A3C60" w:rsidRPr="002A3C60" w:rsidRDefault="002A3C60" w:rsidP="002A3C60">
      <w:pPr>
        <w:numPr>
          <w:ilvl w:val="0"/>
          <w:numId w:val="4"/>
        </w:numPr>
        <w:tabs>
          <w:tab w:val="left" w:pos="2595"/>
        </w:tabs>
      </w:pPr>
      <w:r w:rsidRPr="002A3C60">
        <w:t>High time consumption</w:t>
      </w:r>
    </w:p>
    <w:p w14:paraId="5BB55639" w14:textId="77777777" w:rsidR="002A3C60" w:rsidRPr="002A3C60" w:rsidRDefault="002A3C60" w:rsidP="002A3C60">
      <w:pPr>
        <w:numPr>
          <w:ilvl w:val="0"/>
          <w:numId w:val="4"/>
        </w:numPr>
        <w:tabs>
          <w:tab w:val="left" w:pos="2595"/>
        </w:tabs>
      </w:pPr>
      <w:r w:rsidRPr="002A3C60">
        <w:t>Human errors in evaluation</w:t>
      </w:r>
    </w:p>
    <w:p w14:paraId="56B9A637" w14:textId="77777777" w:rsidR="002A3C60" w:rsidRPr="002A3C60" w:rsidRDefault="002A3C60" w:rsidP="002A3C60">
      <w:pPr>
        <w:numPr>
          <w:ilvl w:val="0"/>
          <w:numId w:val="4"/>
        </w:numPr>
        <w:tabs>
          <w:tab w:val="left" w:pos="2595"/>
        </w:tabs>
      </w:pPr>
      <w:r w:rsidRPr="002A3C60">
        <w:t>Duplicate records</w:t>
      </w:r>
    </w:p>
    <w:p w14:paraId="2B2A8032" w14:textId="77777777" w:rsidR="002A3C60" w:rsidRPr="002A3C60" w:rsidRDefault="002A3C60" w:rsidP="002A3C60">
      <w:pPr>
        <w:numPr>
          <w:ilvl w:val="0"/>
          <w:numId w:val="4"/>
        </w:numPr>
        <w:tabs>
          <w:tab w:val="left" w:pos="2595"/>
        </w:tabs>
      </w:pPr>
      <w:r w:rsidRPr="002A3C60">
        <w:t>Lack of structured data storage</w:t>
      </w:r>
    </w:p>
    <w:p w14:paraId="1884CD71" w14:textId="77777777" w:rsidR="002A3C60" w:rsidRPr="002A3C60" w:rsidRDefault="002A3C60" w:rsidP="002A3C60">
      <w:pPr>
        <w:numPr>
          <w:ilvl w:val="0"/>
          <w:numId w:val="4"/>
        </w:numPr>
        <w:tabs>
          <w:tab w:val="left" w:pos="2595"/>
        </w:tabs>
      </w:pPr>
      <w:r w:rsidRPr="002A3C60">
        <w:t>Difficulty in generating reports</w:t>
      </w:r>
    </w:p>
    <w:p w14:paraId="39CA2245" w14:textId="77777777" w:rsidR="002A3C60" w:rsidRPr="002A3C60" w:rsidRDefault="002A3C60" w:rsidP="002A3C60">
      <w:pPr>
        <w:tabs>
          <w:tab w:val="left" w:pos="2595"/>
        </w:tabs>
        <w:rPr>
          <w:b/>
          <w:bCs/>
        </w:rPr>
      </w:pPr>
      <w:r w:rsidRPr="002A3C60">
        <w:rPr>
          <w:b/>
          <w:bCs/>
        </w:rPr>
        <w:t>Scope of Database Usage</w:t>
      </w:r>
    </w:p>
    <w:p w14:paraId="1A919014" w14:textId="77777777" w:rsidR="002A3C60" w:rsidRPr="002A3C60" w:rsidRDefault="002A3C60" w:rsidP="002A3C60">
      <w:pPr>
        <w:tabs>
          <w:tab w:val="left" w:pos="2595"/>
        </w:tabs>
      </w:pPr>
      <w:r w:rsidRPr="002A3C60">
        <w:t>The database will:</w:t>
      </w:r>
    </w:p>
    <w:p w14:paraId="5D510F07" w14:textId="77777777" w:rsidR="002A3C60" w:rsidRPr="002A3C60" w:rsidRDefault="002A3C60" w:rsidP="002A3C60">
      <w:pPr>
        <w:numPr>
          <w:ilvl w:val="0"/>
          <w:numId w:val="5"/>
        </w:numPr>
        <w:tabs>
          <w:tab w:val="left" w:pos="2595"/>
        </w:tabs>
      </w:pPr>
      <w:r w:rsidRPr="002A3C60">
        <w:t>Store and organize candidate and job data</w:t>
      </w:r>
    </w:p>
    <w:p w14:paraId="09BA6F7D" w14:textId="77777777" w:rsidR="002A3C60" w:rsidRPr="002A3C60" w:rsidRDefault="002A3C60" w:rsidP="002A3C60">
      <w:pPr>
        <w:numPr>
          <w:ilvl w:val="0"/>
          <w:numId w:val="5"/>
        </w:numPr>
        <w:tabs>
          <w:tab w:val="left" w:pos="2595"/>
        </w:tabs>
      </w:pPr>
      <w:r w:rsidRPr="002A3C60">
        <w:t>Establish relationships between entities</w:t>
      </w:r>
    </w:p>
    <w:p w14:paraId="5053D01F" w14:textId="77777777" w:rsidR="002A3C60" w:rsidRPr="002A3C60" w:rsidRDefault="002A3C60" w:rsidP="002A3C60">
      <w:pPr>
        <w:numPr>
          <w:ilvl w:val="0"/>
          <w:numId w:val="5"/>
        </w:numPr>
        <w:tabs>
          <w:tab w:val="left" w:pos="2595"/>
        </w:tabs>
      </w:pPr>
      <w:r w:rsidRPr="002A3C60">
        <w:t>Enable automated evaluation using stored procedures</w:t>
      </w:r>
    </w:p>
    <w:p w14:paraId="3A641A91" w14:textId="77777777" w:rsidR="002A3C60" w:rsidRPr="002A3C60" w:rsidRDefault="002A3C60" w:rsidP="002A3C60">
      <w:pPr>
        <w:numPr>
          <w:ilvl w:val="0"/>
          <w:numId w:val="5"/>
        </w:numPr>
        <w:tabs>
          <w:tab w:val="left" w:pos="2595"/>
        </w:tabs>
      </w:pPr>
      <w:r w:rsidRPr="002A3C60">
        <w:t>Ensure consistency using constraints and triggers</w:t>
      </w:r>
    </w:p>
    <w:p w14:paraId="68BC321C" w14:textId="77777777" w:rsidR="002F4EC5" w:rsidRPr="002F4EC5" w:rsidRDefault="002F4EC5" w:rsidP="002F4EC5">
      <w:pPr>
        <w:tabs>
          <w:tab w:val="left" w:pos="2595"/>
        </w:tabs>
      </w:pPr>
    </w:p>
    <w:p w14:paraId="297E0A1F" w14:textId="77777777" w:rsidR="002F4EC5" w:rsidRDefault="002F4EC5" w:rsidP="00BF50D2">
      <w:pPr>
        <w:tabs>
          <w:tab w:val="left" w:pos="2595"/>
        </w:tabs>
      </w:pPr>
    </w:p>
    <w:p w14:paraId="21500791" w14:textId="77777777" w:rsidR="00BF50D2" w:rsidRDefault="00BF50D2" w:rsidP="00BF50D2">
      <w:pPr>
        <w:tabs>
          <w:tab w:val="left" w:pos="2595"/>
        </w:tabs>
      </w:pPr>
    </w:p>
    <w:p w14:paraId="0A19D123" w14:textId="77777777" w:rsidR="00BF50D2" w:rsidRDefault="00BF50D2" w:rsidP="00BF50D2">
      <w:pPr>
        <w:tabs>
          <w:tab w:val="left" w:pos="2595"/>
        </w:tabs>
      </w:pPr>
    </w:p>
    <w:p w14:paraId="04CCC6DC" w14:textId="77777777" w:rsidR="00BF50D2" w:rsidRDefault="00BF50D2" w:rsidP="00BF50D2">
      <w:pPr>
        <w:tabs>
          <w:tab w:val="left" w:pos="2595"/>
        </w:tabs>
      </w:pPr>
    </w:p>
    <w:p w14:paraId="6E7AF631" w14:textId="77777777" w:rsidR="00BF50D2" w:rsidRDefault="00BF50D2" w:rsidP="00BF50D2">
      <w:pPr>
        <w:tabs>
          <w:tab w:val="left" w:pos="2595"/>
        </w:tabs>
      </w:pPr>
    </w:p>
    <w:p w14:paraId="291D8C30" w14:textId="77777777" w:rsidR="00555E54" w:rsidRPr="00BA3EE6" w:rsidRDefault="00555E54" w:rsidP="00BA3EE6">
      <w:pPr>
        <w:tabs>
          <w:tab w:val="left" w:pos="2595"/>
        </w:tabs>
        <w:rPr>
          <w:b/>
          <w:bCs/>
          <w:sz w:val="32"/>
          <w:szCs w:val="32"/>
        </w:rPr>
        <w:pPrChange w:id="7" w:author="Lakshay Singh" w:date="2026-02-12T17:37:00Z" w16du:dateUtc="2026-02-12T12:07:00Z">
          <w:pPr>
            <w:tabs>
              <w:tab w:val="left" w:pos="2595"/>
            </w:tabs>
            <w:jc w:val="center"/>
          </w:pPr>
        </w:pPrChange>
      </w:pPr>
      <w:r w:rsidRPr="00BA3EE6">
        <w:rPr>
          <w:b/>
          <w:bCs/>
          <w:sz w:val="32"/>
          <w:szCs w:val="32"/>
        </w:rPr>
        <w:t>Objectives of the Project</w:t>
      </w:r>
    </w:p>
    <w:p w14:paraId="399DEFF0" w14:textId="77777777" w:rsidR="00555E54" w:rsidRPr="00555E54" w:rsidRDefault="00555E54" w:rsidP="00555E54">
      <w:pPr>
        <w:tabs>
          <w:tab w:val="left" w:pos="2595"/>
        </w:tabs>
        <w:jc w:val="center"/>
        <w:rPr>
          <w:b/>
          <w:bCs/>
        </w:rPr>
      </w:pPr>
    </w:p>
    <w:p w14:paraId="6D97D631" w14:textId="77777777" w:rsidR="00555E54" w:rsidRPr="00555E54" w:rsidRDefault="00555E54" w:rsidP="00555E54">
      <w:pPr>
        <w:tabs>
          <w:tab w:val="left" w:pos="2595"/>
        </w:tabs>
      </w:pPr>
      <w:r w:rsidRPr="00555E54">
        <w:t>The main objectives of the Automated Resume Shortlisting System are:</w:t>
      </w:r>
    </w:p>
    <w:p w14:paraId="7500FDF3" w14:textId="77777777" w:rsidR="00555E54" w:rsidRPr="00555E54" w:rsidRDefault="00555E54" w:rsidP="00555E54">
      <w:pPr>
        <w:numPr>
          <w:ilvl w:val="0"/>
          <w:numId w:val="6"/>
        </w:numPr>
        <w:tabs>
          <w:tab w:val="left" w:pos="2595"/>
        </w:tabs>
      </w:pPr>
      <w:r w:rsidRPr="00555E54">
        <w:t xml:space="preserve">To design a structured database using Entity–Relationship (ER) </w:t>
      </w:r>
      <w:proofErr w:type="spellStart"/>
      <w:r w:rsidRPr="00555E54">
        <w:t>modeling</w:t>
      </w:r>
      <w:proofErr w:type="spellEnd"/>
      <w:r w:rsidRPr="00555E54">
        <w:t xml:space="preserve"> to represent candidates, jobs, applications, and shortlisting processes.</w:t>
      </w:r>
    </w:p>
    <w:p w14:paraId="421B3FB3" w14:textId="77777777" w:rsidR="00555E54" w:rsidRPr="00555E54" w:rsidRDefault="00555E54" w:rsidP="00555E54">
      <w:pPr>
        <w:numPr>
          <w:ilvl w:val="0"/>
          <w:numId w:val="6"/>
        </w:numPr>
        <w:tabs>
          <w:tab w:val="left" w:pos="2595"/>
        </w:tabs>
      </w:pPr>
      <w:r w:rsidRPr="00555E54">
        <w:t>To convert the ER model into well-defined relational schemas with proper primary and foreign key constraints.</w:t>
      </w:r>
    </w:p>
    <w:p w14:paraId="2A678993" w14:textId="77777777" w:rsidR="00555E54" w:rsidRPr="00555E54" w:rsidRDefault="00555E54" w:rsidP="00555E54">
      <w:pPr>
        <w:numPr>
          <w:ilvl w:val="0"/>
          <w:numId w:val="6"/>
        </w:numPr>
        <w:tabs>
          <w:tab w:val="left" w:pos="2595"/>
        </w:tabs>
      </w:pPr>
      <w:r w:rsidRPr="00555E54">
        <w:t>To apply normalization techniques up to Third Normal Form (3NF) in order to eliminate redundancy and ensure data consistency.</w:t>
      </w:r>
    </w:p>
    <w:p w14:paraId="6115942F" w14:textId="77777777" w:rsidR="00555E54" w:rsidRPr="00555E54" w:rsidRDefault="00555E54" w:rsidP="00555E54">
      <w:pPr>
        <w:numPr>
          <w:ilvl w:val="0"/>
          <w:numId w:val="6"/>
        </w:numPr>
        <w:tabs>
          <w:tab w:val="left" w:pos="2595"/>
        </w:tabs>
      </w:pPr>
      <w:r w:rsidRPr="00555E54">
        <w:t>To implement database structures and operations using SQL, including DDL and DML commands.</w:t>
      </w:r>
    </w:p>
    <w:p w14:paraId="13E2A95E" w14:textId="77777777" w:rsidR="00555E54" w:rsidRPr="00555E54" w:rsidRDefault="00555E54" w:rsidP="00555E54">
      <w:pPr>
        <w:numPr>
          <w:ilvl w:val="0"/>
          <w:numId w:val="6"/>
        </w:numPr>
        <w:tabs>
          <w:tab w:val="left" w:pos="2595"/>
        </w:tabs>
      </w:pPr>
      <w:r w:rsidRPr="00555E54">
        <w:t>To develop automation logic using PL/SQL constructs such as stored procedures, functions, triggers, and cursors.</w:t>
      </w:r>
    </w:p>
    <w:p w14:paraId="66186BA7" w14:textId="66461778" w:rsidR="00555E54" w:rsidRPr="00555E54" w:rsidRDefault="00555E54" w:rsidP="00555E54">
      <w:pPr>
        <w:numPr>
          <w:ilvl w:val="0"/>
          <w:numId w:val="6"/>
        </w:numPr>
        <w:tabs>
          <w:tab w:val="left" w:pos="2595"/>
        </w:tabs>
      </w:pPr>
      <w:r w:rsidRPr="00555E54">
        <w:t>To ensure data integrity and reliability using constraints, transactions, and ACID properties.</w:t>
      </w:r>
    </w:p>
    <w:p w14:paraId="02FB4088" w14:textId="77777777" w:rsidR="00BF50D2" w:rsidRDefault="00BF50D2" w:rsidP="00BF50D2">
      <w:pPr>
        <w:tabs>
          <w:tab w:val="left" w:pos="2595"/>
        </w:tabs>
      </w:pPr>
    </w:p>
    <w:p w14:paraId="770618DF" w14:textId="77777777" w:rsidR="00BF50D2" w:rsidRDefault="00BF50D2" w:rsidP="00BF50D2">
      <w:pPr>
        <w:tabs>
          <w:tab w:val="left" w:pos="2595"/>
        </w:tabs>
      </w:pPr>
    </w:p>
    <w:p w14:paraId="1635E663" w14:textId="77777777" w:rsidR="00BF50D2" w:rsidRDefault="00BF50D2" w:rsidP="00BF50D2">
      <w:pPr>
        <w:tabs>
          <w:tab w:val="left" w:pos="2595"/>
        </w:tabs>
      </w:pPr>
    </w:p>
    <w:p w14:paraId="30C6C829" w14:textId="77777777" w:rsidR="00BF50D2" w:rsidRDefault="00BF50D2" w:rsidP="00BF50D2">
      <w:pPr>
        <w:tabs>
          <w:tab w:val="left" w:pos="2595"/>
        </w:tabs>
      </w:pPr>
    </w:p>
    <w:p w14:paraId="1363D9F8" w14:textId="6A541F19" w:rsidR="00BF50D2" w:rsidRDefault="00BF50D2" w:rsidP="00BF50D2">
      <w:pPr>
        <w:tabs>
          <w:tab w:val="left" w:pos="2595"/>
        </w:tabs>
      </w:pPr>
    </w:p>
    <w:p w14:paraId="20E18573" w14:textId="77777777" w:rsidR="00BF50D2" w:rsidRDefault="00BF50D2" w:rsidP="00BF50D2">
      <w:pPr>
        <w:tabs>
          <w:tab w:val="left" w:pos="2595"/>
        </w:tabs>
      </w:pPr>
    </w:p>
    <w:p w14:paraId="25C33597" w14:textId="77777777" w:rsidR="002C347A" w:rsidRDefault="002C347A" w:rsidP="00BF50D2">
      <w:pPr>
        <w:tabs>
          <w:tab w:val="left" w:pos="2595"/>
        </w:tabs>
      </w:pPr>
    </w:p>
    <w:p w14:paraId="080B6A2E" w14:textId="77777777" w:rsidR="002C347A" w:rsidRDefault="002C347A" w:rsidP="00BF50D2">
      <w:pPr>
        <w:tabs>
          <w:tab w:val="left" w:pos="2595"/>
        </w:tabs>
      </w:pPr>
    </w:p>
    <w:p w14:paraId="2DA718DC" w14:textId="77777777" w:rsidR="002C347A" w:rsidRDefault="002C347A" w:rsidP="00BF50D2">
      <w:pPr>
        <w:tabs>
          <w:tab w:val="left" w:pos="2595"/>
        </w:tabs>
      </w:pPr>
    </w:p>
    <w:p w14:paraId="655728A8" w14:textId="77777777" w:rsidR="002C347A" w:rsidRDefault="002C347A" w:rsidP="00BF50D2">
      <w:pPr>
        <w:tabs>
          <w:tab w:val="left" w:pos="2595"/>
        </w:tabs>
      </w:pPr>
    </w:p>
    <w:p w14:paraId="608DBF06" w14:textId="77777777" w:rsidR="002C347A" w:rsidRDefault="002C347A" w:rsidP="00BF50D2">
      <w:pPr>
        <w:tabs>
          <w:tab w:val="left" w:pos="2595"/>
        </w:tabs>
      </w:pPr>
    </w:p>
    <w:p w14:paraId="73A5DCC6" w14:textId="77777777" w:rsidR="002C347A" w:rsidRDefault="002C347A" w:rsidP="00BF50D2">
      <w:pPr>
        <w:tabs>
          <w:tab w:val="left" w:pos="2595"/>
        </w:tabs>
      </w:pPr>
    </w:p>
    <w:p w14:paraId="31E8B74F" w14:textId="77777777" w:rsidR="002C347A" w:rsidRDefault="002C347A" w:rsidP="00BF50D2">
      <w:pPr>
        <w:tabs>
          <w:tab w:val="left" w:pos="2595"/>
        </w:tabs>
      </w:pPr>
    </w:p>
    <w:p w14:paraId="23D2CCE7" w14:textId="77777777" w:rsidR="002C347A" w:rsidRDefault="002C347A" w:rsidP="00BF50D2">
      <w:pPr>
        <w:tabs>
          <w:tab w:val="left" w:pos="2595"/>
        </w:tabs>
      </w:pPr>
    </w:p>
    <w:p w14:paraId="1E1AABD3" w14:textId="77777777" w:rsidR="002C347A" w:rsidRPr="002C347A" w:rsidRDefault="002C347A" w:rsidP="00BA3EE6">
      <w:pPr>
        <w:tabs>
          <w:tab w:val="left" w:pos="2595"/>
        </w:tabs>
        <w:rPr>
          <w:b/>
          <w:bCs/>
          <w:sz w:val="32"/>
          <w:szCs w:val="32"/>
        </w:rPr>
        <w:pPrChange w:id="8" w:author="Lakshay Singh" w:date="2026-02-12T17:37:00Z" w16du:dateUtc="2026-02-12T12:07:00Z">
          <w:pPr>
            <w:tabs>
              <w:tab w:val="left" w:pos="2595"/>
            </w:tabs>
            <w:jc w:val="center"/>
          </w:pPr>
        </w:pPrChange>
      </w:pPr>
      <w:r w:rsidRPr="002C347A">
        <w:rPr>
          <w:b/>
          <w:bCs/>
          <w:sz w:val="32"/>
          <w:szCs w:val="32"/>
        </w:rPr>
        <w:t>Scope of the Project</w:t>
      </w:r>
    </w:p>
    <w:p w14:paraId="003E703C" w14:textId="77777777" w:rsidR="002C347A" w:rsidRPr="002C347A" w:rsidRDefault="002C347A" w:rsidP="002C347A">
      <w:pPr>
        <w:tabs>
          <w:tab w:val="left" w:pos="2595"/>
        </w:tabs>
      </w:pPr>
      <w:r w:rsidRPr="002C347A">
        <w:t>The scope of the Automated Resume Shortlisting System is focused primarily on backend database design and implementation using SQL and PL/SQL. The system is designed to manage candidate profiles, job postings, applications, and automated shortlisting decisions in a structured and normalized database environment.</w:t>
      </w:r>
    </w:p>
    <w:p w14:paraId="76645236" w14:textId="77777777" w:rsidR="002C347A" w:rsidRPr="002C347A" w:rsidRDefault="002C347A" w:rsidP="002C347A">
      <w:pPr>
        <w:tabs>
          <w:tab w:val="left" w:pos="2595"/>
        </w:tabs>
      </w:pPr>
      <w:r w:rsidRPr="002C347A">
        <w:t>The project covers the following functional boundaries:</w:t>
      </w:r>
    </w:p>
    <w:p w14:paraId="01B2C61A" w14:textId="77777777" w:rsidR="002C347A" w:rsidRPr="002C347A" w:rsidRDefault="002C347A" w:rsidP="002C347A">
      <w:pPr>
        <w:numPr>
          <w:ilvl w:val="0"/>
          <w:numId w:val="7"/>
        </w:numPr>
        <w:tabs>
          <w:tab w:val="left" w:pos="2595"/>
        </w:tabs>
      </w:pPr>
      <w:r w:rsidRPr="002C347A">
        <w:t>Storage and management of candidate details including skills, experience, and projects.</w:t>
      </w:r>
    </w:p>
    <w:p w14:paraId="42668546" w14:textId="77777777" w:rsidR="002C347A" w:rsidRPr="002C347A" w:rsidRDefault="002C347A" w:rsidP="002C347A">
      <w:pPr>
        <w:numPr>
          <w:ilvl w:val="0"/>
          <w:numId w:val="7"/>
        </w:numPr>
        <w:tabs>
          <w:tab w:val="left" w:pos="2595"/>
        </w:tabs>
      </w:pPr>
      <w:r w:rsidRPr="002C347A">
        <w:t>Management of job postings with required qualifications and minimum experience.</w:t>
      </w:r>
    </w:p>
    <w:p w14:paraId="7213A040" w14:textId="77777777" w:rsidR="002C347A" w:rsidRPr="002C347A" w:rsidRDefault="002C347A" w:rsidP="002C347A">
      <w:pPr>
        <w:numPr>
          <w:ilvl w:val="0"/>
          <w:numId w:val="7"/>
        </w:numPr>
        <w:tabs>
          <w:tab w:val="left" w:pos="2595"/>
        </w:tabs>
      </w:pPr>
      <w:r w:rsidRPr="002C347A">
        <w:t>Handling of job applications submitted by candidates.</w:t>
      </w:r>
    </w:p>
    <w:p w14:paraId="75F7B593" w14:textId="77777777" w:rsidR="002C347A" w:rsidRPr="002C347A" w:rsidRDefault="002C347A" w:rsidP="002C347A">
      <w:pPr>
        <w:numPr>
          <w:ilvl w:val="0"/>
          <w:numId w:val="7"/>
        </w:numPr>
        <w:tabs>
          <w:tab w:val="left" w:pos="2595"/>
        </w:tabs>
      </w:pPr>
      <w:r w:rsidRPr="002C347A">
        <w:t>Automated shortlisting of candidates based on predefined evaluation logic.</w:t>
      </w:r>
    </w:p>
    <w:p w14:paraId="3AFDD232" w14:textId="77777777" w:rsidR="002C347A" w:rsidRPr="002C347A" w:rsidRDefault="002C347A" w:rsidP="002C347A">
      <w:pPr>
        <w:numPr>
          <w:ilvl w:val="0"/>
          <w:numId w:val="7"/>
        </w:numPr>
        <w:tabs>
          <w:tab w:val="left" w:pos="2595"/>
        </w:tabs>
      </w:pPr>
      <w:r w:rsidRPr="002C347A">
        <w:t>Updating application status using triggers and stored procedures.</w:t>
      </w:r>
    </w:p>
    <w:p w14:paraId="3675A381" w14:textId="77777777" w:rsidR="002C347A" w:rsidRPr="002C347A" w:rsidRDefault="002C347A" w:rsidP="002C347A">
      <w:pPr>
        <w:tabs>
          <w:tab w:val="left" w:pos="2595"/>
        </w:tabs>
      </w:pPr>
      <w:r w:rsidRPr="002C347A">
        <w:t>The system supports two primary types of users:</w:t>
      </w:r>
    </w:p>
    <w:p w14:paraId="5A0E4F73" w14:textId="77777777" w:rsidR="002C347A" w:rsidRPr="002C347A" w:rsidRDefault="002C347A" w:rsidP="002C347A">
      <w:pPr>
        <w:numPr>
          <w:ilvl w:val="0"/>
          <w:numId w:val="8"/>
        </w:numPr>
        <w:tabs>
          <w:tab w:val="left" w:pos="2595"/>
        </w:tabs>
      </w:pPr>
      <w:r w:rsidRPr="002C347A">
        <w:rPr>
          <w:b/>
          <w:bCs/>
        </w:rPr>
        <w:t>Administrator/Recruiter:</w:t>
      </w:r>
      <w:r w:rsidRPr="002C347A">
        <w:br/>
        <w:t>Responsible for adding job postings, reviewing applications, and viewing shortlisted candidates.</w:t>
      </w:r>
    </w:p>
    <w:p w14:paraId="5650924E" w14:textId="1F78C8EC" w:rsidR="007C6599" w:rsidRPr="002C347A" w:rsidRDefault="002C347A" w:rsidP="007C6599">
      <w:pPr>
        <w:numPr>
          <w:ilvl w:val="0"/>
          <w:numId w:val="8"/>
        </w:numPr>
        <w:tabs>
          <w:tab w:val="left" w:pos="2595"/>
        </w:tabs>
      </w:pPr>
      <w:r w:rsidRPr="002C347A">
        <w:rPr>
          <w:b/>
          <w:bCs/>
        </w:rPr>
        <w:t>Candidate:</w:t>
      </w:r>
      <w:r w:rsidRPr="002C347A">
        <w:br/>
        <w:t>Responsible for submitting applications and maintaining profile information.</w:t>
      </w:r>
    </w:p>
    <w:p w14:paraId="21D371AD" w14:textId="77777777" w:rsidR="002C347A" w:rsidRPr="002C347A" w:rsidRDefault="002C347A" w:rsidP="002C347A">
      <w:pPr>
        <w:tabs>
          <w:tab w:val="left" w:pos="2595"/>
        </w:tabs>
      </w:pPr>
      <w:r w:rsidRPr="002C347A">
        <w:t xml:space="preserve">The project is limited to backend database implementation. A web-based user interface is considered as a future enhancement and is not included in the current scope. The primary emphasis remains on database </w:t>
      </w:r>
      <w:proofErr w:type="spellStart"/>
      <w:r w:rsidRPr="002C347A">
        <w:t>modeling</w:t>
      </w:r>
      <w:proofErr w:type="spellEnd"/>
      <w:r w:rsidRPr="002C347A">
        <w:t>, normalization, SQL queries, and procedural automation.</w:t>
      </w:r>
    </w:p>
    <w:p w14:paraId="7A72BF31" w14:textId="77777777" w:rsidR="002C347A" w:rsidRDefault="002C347A" w:rsidP="00BF50D2">
      <w:pPr>
        <w:tabs>
          <w:tab w:val="left" w:pos="2595"/>
        </w:tabs>
      </w:pPr>
    </w:p>
    <w:p w14:paraId="0F9FABAE" w14:textId="77777777" w:rsidR="002C347A" w:rsidRDefault="002C347A" w:rsidP="00BF50D2">
      <w:pPr>
        <w:tabs>
          <w:tab w:val="left" w:pos="2595"/>
        </w:tabs>
      </w:pPr>
    </w:p>
    <w:p w14:paraId="76C145A3" w14:textId="77777777" w:rsidR="002C347A" w:rsidRDefault="002C347A" w:rsidP="00BF50D2">
      <w:pPr>
        <w:tabs>
          <w:tab w:val="left" w:pos="2595"/>
        </w:tabs>
      </w:pPr>
    </w:p>
    <w:p w14:paraId="6E2C2545" w14:textId="77777777" w:rsidR="002C347A" w:rsidRDefault="002C347A" w:rsidP="00BF50D2">
      <w:pPr>
        <w:tabs>
          <w:tab w:val="left" w:pos="2595"/>
        </w:tabs>
      </w:pPr>
    </w:p>
    <w:p w14:paraId="1CAF4E3B" w14:textId="77777777" w:rsidR="002C347A" w:rsidRDefault="002C347A" w:rsidP="00BF50D2">
      <w:pPr>
        <w:tabs>
          <w:tab w:val="left" w:pos="2595"/>
        </w:tabs>
      </w:pPr>
    </w:p>
    <w:p w14:paraId="48D8BAE5" w14:textId="77777777" w:rsidR="002C347A" w:rsidRDefault="002C347A" w:rsidP="00BF50D2">
      <w:pPr>
        <w:tabs>
          <w:tab w:val="left" w:pos="2595"/>
        </w:tabs>
      </w:pPr>
    </w:p>
    <w:p w14:paraId="73F21A61" w14:textId="77777777" w:rsidR="002C347A" w:rsidRDefault="002C347A" w:rsidP="00BF50D2">
      <w:pPr>
        <w:tabs>
          <w:tab w:val="left" w:pos="2595"/>
        </w:tabs>
      </w:pPr>
    </w:p>
    <w:p w14:paraId="349228D5" w14:textId="77777777" w:rsidR="002C347A" w:rsidRDefault="002C347A" w:rsidP="00BF50D2">
      <w:pPr>
        <w:tabs>
          <w:tab w:val="left" w:pos="2595"/>
        </w:tabs>
      </w:pPr>
    </w:p>
    <w:p w14:paraId="4C84F66A" w14:textId="77777777" w:rsidR="002C347A" w:rsidRDefault="002C347A" w:rsidP="00BF50D2">
      <w:pPr>
        <w:tabs>
          <w:tab w:val="left" w:pos="2595"/>
        </w:tabs>
      </w:pPr>
    </w:p>
    <w:p w14:paraId="0EC611EE" w14:textId="77777777" w:rsidR="00CF2A0F" w:rsidRPr="00CF2A0F" w:rsidRDefault="00CF2A0F" w:rsidP="00BA3EE6">
      <w:pPr>
        <w:tabs>
          <w:tab w:val="left" w:pos="2595"/>
        </w:tabs>
        <w:rPr>
          <w:b/>
          <w:bCs/>
          <w:sz w:val="32"/>
          <w:szCs w:val="32"/>
        </w:rPr>
        <w:pPrChange w:id="9" w:author="Lakshay Singh" w:date="2026-02-12T17:37:00Z" w16du:dateUtc="2026-02-12T12:07:00Z">
          <w:pPr>
            <w:tabs>
              <w:tab w:val="left" w:pos="2595"/>
            </w:tabs>
            <w:jc w:val="center"/>
          </w:pPr>
        </w:pPrChange>
      </w:pPr>
      <w:r w:rsidRPr="00CF2A0F">
        <w:rPr>
          <w:b/>
          <w:bCs/>
          <w:sz w:val="32"/>
          <w:szCs w:val="32"/>
        </w:rPr>
        <w:t>Proposed System Description</w:t>
      </w:r>
    </w:p>
    <w:p w14:paraId="5FAA98A6" w14:textId="77777777" w:rsidR="00CF2A0F" w:rsidRPr="00CF2A0F" w:rsidRDefault="00CF2A0F" w:rsidP="00CF2A0F">
      <w:pPr>
        <w:tabs>
          <w:tab w:val="left" w:pos="2595"/>
        </w:tabs>
      </w:pPr>
      <w:r w:rsidRPr="00CF2A0F">
        <w:t>The proposed Automated Resume Shortlisting System is a database-driven system designed to efficiently manage recruitment data and automate candidate evaluation. The system uses a centralized relational database to store structured information about candidates, skills, experiences, projects, job postings, applications, and shortlisting results.</w:t>
      </w:r>
    </w:p>
    <w:p w14:paraId="2EAEF332" w14:textId="77777777" w:rsidR="00CF2A0F" w:rsidRPr="00CF2A0F" w:rsidRDefault="00CF2A0F" w:rsidP="00CF2A0F">
      <w:pPr>
        <w:tabs>
          <w:tab w:val="left" w:pos="2595"/>
        </w:tabs>
      </w:pPr>
      <w:r w:rsidRPr="00CF2A0F">
        <w:t>The working of the system can be described in the following steps:</w:t>
      </w:r>
    </w:p>
    <w:p w14:paraId="08B4854E" w14:textId="77777777" w:rsidR="00CF2A0F" w:rsidRPr="00CF2A0F" w:rsidRDefault="00CF2A0F" w:rsidP="00CF2A0F">
      <w:pPr>
        <w:numPr>
          <w:ilvl w:val="0"/>
          <w:numId w:val="9"/>
        </w:numPr>
        <w:tabs>
          <w:tab w:val="left" w:pos="2595"/>
        </w:tabs>
      </w:pPr>
      <w:r w:rsidRPr="00CF2A0F">
        <w:rPr>
          <w:b/>
          <w:bCs/>
        </w:rPr>
        <w:t>Candidate Registration and Profile Storage:</w:t>
      </w:r>
      <w:r w:rsidRPr="00CF2A0F">
        <w:br/>
        <w:t>Candidate details such as personal information, skills, work experience, and projects are stored in separate normalized tables. This ensures elimination of redundancy and better data organization.</w:t>
      </w:r>
    </w:p>
    <w:p w14:paraId="106AC766" w14:textId="77777777" w:rsidR="00CF2A0F" w:rsidRPr="00CF2A0F" w:rsidRDefault="00CF2A0F" w:rsidP="00CF2A0F">
      <w:pPr>
        <w:numPr>
          <w:ilvl w:val="0"/>
          <w:numId w:val="9"/>
        </w:numPr>
        <w:tabs>
          <w:tab w:val="left" w:pos="2595"/>
        </w:tabs>
      </w:pPr>
      <w:r w:rsidRPr="00CF2A0F">
        <w:rPr>
          <w:b/>
          <w:bCs/>
        </w:rPr>
        <w:t>Job Creation and Management:</w:t>
      </w:r>
      <w:r w:rsidRPr="00CF2A0F">
        <w:br/>
        <w:t>Recruiters create job postings specifying job titles and minimum experience requirements. These job records are stored in the JOB table.</w:t>
      </w:r>
    </w:p>
    <w:p w14:paraId="6B704129" w14:textId="77777777" w:rsidR="00CF2A0F" w:rsidRPr="00CF2A0F" w:rsidRDefault="00CF2A0F" w:rsidP="00CF2A0F">
      <w:pPr>
        <w:numPr>
          <w:ilvl w:val="0"/>
          <w:numId w:val="9"/>
        </w:numPr>
        <w:tabs>
          <w:tab w:val="left" w:pos="2595"/>
        </w:tabs>
      </w:pPr>
      <w:r w:rsidRPr="00CF2A0F">
        <w:rPr>
          <w:b/>
          <w:bCs/>
        </w:rPr>
        <w:t>Application Submission:</w:t>
      </w:r>
      <w:r w:rsidRPr="00CF2A0F">
        <w:br/>
        <w:t>Candidates apply for specific job roles. Each application is stored in the APPLICATION table, maintaining relationships between candidates and jobs.</w:t>
      </w:r>
    </w:p>
    <w:p w14:paraId="4C80A912" w14:textId="77777777" w:rsidR="00CF2A0F" w:rsidRPr="00CF2A0F" w:rsidRDefault="00CF2A0F" w:rsidP="00CF2A0F">
      <w:pPr>
        <w:numPr>
          <w:ilvl w:val="0"/>
          <w:numId w:val="9"/>
        </w:numPr>
        <w:tabs>
          <w:tab w:val="left" w:pos="2595"/>
        </w:tabs>
      </w:pPr>
      <w:r w:rsidRPr="00CF2A0F">
        <w:rPr>
          <w:b/>
          <w:bCs/>
        </w:rPr>
        <w:t>Automated Evaluation:</w:t>
      </w:r>
      <w:r w:rsidRPr="00CF2A0F">
        <w:br/>
        <w:t>A stored procedure is used to evaluate applications and assign a score based on predefined logic. Based on the score, candidates are marked as "Selected" or "Rejected."</w:t>
      </w:r>
    </w:p>
    <w:p w14:paraId="7EE2F605" w14:textId="77777777" w:rsidR="00CF2A0F" w:rsidRPr="00CF2A0F" w:rsidRDefault="00CF2A0F" w:rsidP="00CF2A0F">
      <w:pPr>
        <w:numPr>
          <w:ilvl w:val="0"/>
          <w:numId w:val="9"/>
        </w:numPr>
        <w:tabs>
          <w:tab w:val="left" w:pos="2595"/>
        </w:tabs>
      </w:pPr>
      <w:r w:rsidRPr="00CF2A0F">
        <w:rPr>
          <w:b/>
          <w:bCs/>
        </w:rPr>
        <w:t>Status Update using Trigger:</w:t>
      </w:r>
      <w:r w:rsidRPr="00CF2A0F">
        <w:br/>
        <w:t>A database trigger automatically updates the application status after a shortlisting decision is inserted into the SHORTLIST table.</w:t>
      </w:r>
    </w:p>
    <w:p w14:paraId="64051FE4" w14:textId="77777777" w:rsidR="00CF2A0F" w:rsidRPr="00CF2A0F" w:rsidRDefault="00CF2A0F" w:rsidP="00CF2A0F">
      <w:pPr>
        <w:tabs>
          <w:tab w:val="left" w:pos="2595"/>
        </w:tabs>
      </w:pPr>
      <w:r w:rsidRPr="00CF2A0F">
        <w:t>The system improves efficiency by automating the evaluation process and reducing manual intervention. It ensures consistency through the use of primary keys, foreign keys, constraints, and normalization. Transaction management techniques further ensure reliability and data integrity.</w:t>
      </w:r>
    </w:p>
    <w:p w14:paraId="33A55442" w14:textId="77777777" w:rsidR="00CF2A0F" w:rsidRDefault="00CF2A0F" w:rsidP="00CF2A0F">
      <w:pPr>
        <w:tabs>
          <w:tab w:val="left" w:pos="2595"/>
        </w:tabs>
      </w:pPr>
      <w:r w:rsidRPr="00CF2A0F">
        <w:t>The proposed design is scalable and can be extended with a web-based interface in the future to allow real-time interaction with users.</w:t>
      </w:r>
    </w:p>
    <w:p w14:paraId="6DCA2C64" w14:textId="77777777" w:rsidR="00CF2A0F" w:rsidRDefault="00CF2A0F" w:rsidP="00CF2A0F">
      <w:pPr>
        <w:tabs>
          <w:tab w:val="left" w:pos="2595"/>
        </w:tabs>
      </w:pPr>
    </w:p>
    <w:p w14:paraId="669E8322" w14:textId="77777777" w:rsidR="00CF2A0F" w:rsidRDefault="00CF2A0F" w:rsidP="00CF2A0F">
      <w:pPr>
        <w:tabs>
          <w:tab w:val="left" w:pos="2595"/>
        </w:tabs>
      </w:pPr>
    </w:p>
    <w:p w14:paraId="739F3A5A" w14:textId="77777777" w:rsidR="00CF2A0F" w:rsidRDefault="00CF2A0F" w:rsidP="00CF2A0F">
      <w:pPr>
        <w:tabs>
          <w:tab w:val="left" w:pos="2595"/>
        </w:tabs>
      </w:pPr>
    </w:p>
    <w:p w14:paraId="7E1B3E94" w14:textId="77777777" w:rsidR="00CF2A0F" w:rsidRDefault="00CF2A0F" w:rsidP="00CF2A0F">
      <w:pPr>
        <w:tabs>
          <w:tab w:val="left" w:pos="2595"/>
        </w:tabs>
      </w:pPr>
    </w:p>
    <w:p w14:paraId="0EA94742" w14:textId="77777777" w:rsidR="00CF2A0F" w:rsidRDefault="00CF2A0F" w:rsidP="00CF2A0F">
      <w:pPr>
        <w:tabs>
          <w:tab w:val="left" w:pos="2595"/>
        </w:tabs>
      </w:pPr>
    </w:p>
    <w:p w14:paraId="72E9FAAC" w14:textId="77777777" w:rsidR="00C12E50" w:rsidRPr="00C12E50" w:rsidRDefault="00C12E50" w:rsidP="00BA3EE6">
      <w:pPr>
        <w:tabs>
          <w:tab w:val="left" w:pos="2595"/>
        </w:tabs>
        <w:rPr>
          <w:b/>
          <w:bCs/>
          <w:sz w:val="32"/>
          <w:szCs w:val="32"/>
        </w:rPr>
        <w:pPrChange w:id="10" w:author="Lakshay Singh" w:date="2026-02-12T17:37:00Z" w16du:dateUtc="2026-02-12T12:07:00Z">
          <w:pPr>
            <w:tabs>
              <w:tab w:val="left" w:pos="2595"/>
            </w:tabs>
            <w:jc w:val="center"/>
          </w:pPr>
        </w:pPrChange>
      </w:pPr>
      <w:r w:rsidRPr="00C12E50">
        <w:rPr>
          <w:b/>
          <w:bCs/>
          <w:sz w:val="32"/>
          <w:szCs w:val="32"/>
        </w:rPr>
        <w:t>Entity–Relationship Diagram</w:t>
      </w:r>
    </w:p>
    <w:p w14:paraId="15429D7C" w14:textId="77777777" w:rsidR="00C12E50" w:rsidRPr="00C12E50" w:rsidRDefault="00C12E50" w:rsidP="00C12E50">
      <w:pPr>
        <w:tabs>
          <w:tab w:val="left" w:pos="2595"/>
        </w:tabs>
      </w:pPr>
      <w:r w:rsidRPr="00C12E50">
        <w:t>The Entity–Relationship (ER) diagram represents the logical structure of the Automated Resume Shortlisting System. It models real-world entities involved in recruitment and defines relationships between them.</w:t>
      </w:r>
    </w:p>
    <w:p w14:paraId="37A06169" w14:textId="77777777" w:rsidR="00C12E50" w:rsidRPr="00C12E50" w:rsidRDefault="00C12E50" w:rsidP="00C12E50">
      <w:pPr>
        <w:tabs>
          <w:tab w:val="left" w:pos="2595"/>
        </w:tabs>
      </w:pPr>
      <w:r w:rsidRPr="00C12E50">
        <w:t>The following entities are identified in the system:</w:t>
      </w:r>
    </w:p>
    <w:p w14:paraId="1EC5B7F0" w14:textId="77777777" w:rsidR="00C12E50" w:rsidRPr="00C12E50" w:rsidRDefault="00C12E50" w:rsidP="00C12E50">
      <w:pPr>
        <w:tabs>
          <w:tab w:val="left" w:pos="2595"/>
        </w:tabs>
        <w:rPr>
          <w:b/>
          <w:bCs/>
        </w:rPr>
      </w:pPr>
      <w:r w:rsidRPr="00C12E50">
        <w:rPr>
          <w:b/>
          <w:bCs/>
        </w:rPr>
        <w:t>Entities</w:t>
      </w:r>
    </w:p>
    <w:p w14:paraId="222E2DE8" w14:textId="77777777" w:rsidR="00C12E50" w:rsidRPr="00C12E50" w:rsidRDefault="00C12E50" w:rsidP="00C12E50">
      <w:pPr>
        <w:numPr>
          <w:ilvl w:val="0"/>
          <w:numId w:val="10"/>
        </w:numPr>
        <w:tabs>
          <w:tab w:val="left" w:pos="2595"/>
        </w:tabs>
      </w:pPr>
      <w:r w:rsidRPr="00C12E50">
        <w:rPr>
          <w:b/>
          <w:bCs/>
        </w:rPr>
        <w:t>Candidate</w:t>
      </w:r>
      <w:r w:rsidRPr="00C12E50">
        <w:br/>
        <w:t>Stores personal and academic details of job applicants.</w:t>
      </w:r>
    </w:p>
    <w:p w14:paraId="60A3EE34" w14:textId="77777777" w:rsidR="00C12E50" w:rsidRPr="00C12E50" w:rsidRDefault="00C12E50" w:rsidP="00C12E50">
      <w:pPr>
        <w:numPr>
          <w:ilvl w:val="0"/>
          <w:numId w:val="10"/>
        </w:numPr>
        <w:tabs>
          <w:tab w:val="left" w:pos="2595"/>
        </w:tabs>
      </w:pPr>
      <w:r w:rsidRPr="00C12E50">
        <w:rPr>
          <w:b/>
          <w:bCs/>
        </w:rPr>
        <w:t>Skill</w:t>
      </w:r>
      <w:r w:rsidRPr="00C12E50">
        <w:br/>
        <w:t>Stores technical skills such as Java, Python, SQL, etc.</w:t>
      </w:r>
    </w:p>
    <w:p w14:paraId="0BF62154" w14:textId="77777777" w:rsidR="00C12E50" w:rsidRPr="00C12E50" w:rsidRDefault="00C12E50" w:rsidP="00C12E50">
      <w:pPr>
        <w:numPr>
          <w:ilvl w:val="0"/>
          <w:numId w:val="10"/>
        </w:numPr>
        <w:tabs>
          <w:tab w:val="left" w:pos="2595"/>
        </w:tabs>
      </w:pPr>
      <w:r w:rsidRPr="00C12E50">
        <w:rPr>
          <w:b/>
          <w:bCs/>
        </w:rPr>
        <w:t>Experience</w:t>
      </w:r>
      <w:r w:rsidRPr="00C12E50">
        <w:br/>
        <w:t>Stores previous work experience details of candidates.</w:t>
      </w:r>
    </w:p>
    <w:p w14:paraId="7C693E39" w14:textId="77777777" w:rsidR="00C12E50" w:rsidRPr="00C12E50" w:rsidRDefault="00C12E50" w:rsidP="00C12E50">
      <w:pPr>
        <w:numPr>
          <w:ilvl w:val="0"/>
          <w:numId w:val="10"/>
        </w:numPr>
        <w:tabs>
          <w:tab w:val="left" w:pos="2595"/>
        </w:tabs>
      </w:pPr>
      <w:r w:rsidRPr="00C12E50">
        <w:rPr>
          <w:b/>
          <w:bCs/>
        </w:rPr>
        <w:t>Project</w:t>
      </w:r>
      <w:r w:rsidRPr="00C12E50">
        <w:br/>
        <w:t>Stores academic or professional projects completed by candidates.</w:t>
      </w:r>
    </w:p>
    <w:p w14:paraId="6C84FF13" w14:textId="77777777" w:rsidR="00C12E50" w:rsidRPr="00C12E50" w:rsidRDefault="00C12E50" w:rsidP="00C12E50">
      <w:pPr>
        <w:numPr>
          <w:ilvl w:val="0"/>
          <w:numId w:val="10"/>
        </w:numPr>
        <w:tabs>
          <w:tab w:val="left" w:pos="2595"/>
        </w:tabs>
      </w:pPr>
      <w:r w:rsidRPr="00C12E50">
        <w:rPr>
          <w:b/>
          <w:bCs/>
        </w:rPr>
        <w:t>Job</w:t>
      </w:r>
      <w:r w:rsidRPr="00C12E50">
        <w:br/>
        <w:t>Stores job postings and minimum experience requirements.</w:t>
      </w:r>
    </w:p>
    <w:p w14:paraId="453A6B2C" w14:textId="77777777" w:rsidR="00C12E50" w:rsidRPr="00C12E50" w:rsidRDefault="00C12E50" w:rsidP="00C12E50">
      <w:pPr>
        <w:numPr>
          <w:ilvl w:val="0"/>
          <w:numId w:val="10"/>
        </w:numPr>
        <w:tabs>
          <w:tab w:val="left" w:pos="2595"/>
        </w:tabs>
      </w:pPr>
      <w:r w:rsidRPr="00C12E50">
        <w:rPr>
          <w:b/>
          <w:bCs/>
        </w:rPr>
        <w:t>Application</w:t>
      </w:r>
      <w:r w:rsidRPr="00C12E50">
        <w:br/>
        <w:t>Represents applications submitted by candidates for specific jobs.</w:t>
      </w:r>
    </w:p>
    <w:p w14:paraId="6D2E46C8" w14:textId="77777777" w:rsidR="00C12E50" w:rsidRPr="00C12E50" w:rsidRDefault="00C12E50" w:rsidP="00C12E50">
      <w:pPr>
        <w:numPr>
          <w:ilvl w:val="0"/>
          <w:numId w:val="10"/>
        </w:numPr>
        <w:tabs>
          <w:tab w:val="left" w:pos="2595"/>
        </w:tabs>
      </w:pPr>
      <w:r w:rsidRPr="00C12E50">
        <w:rPr>
          <w:b/>
          <w:bCs/>
        </w:rPr>
        <w:t>Shortlist</w:t>
      </w:r>
      <w:r w:rsidRPr="00C12E50">
        <w:br/>
        <w:t>Stores evaluation results including score and decision.</w:t>
      </w:r>
    </w:p>
    <w:p w14:paraId="0455F2E0" w14:textId="77777777" w:rsidR="007C6599" w:rsidRPr="007C6599" w:rsidRDefault="007C6599" w:rsidP="007C6599">
      <w:pPr>
        <w:tabs>
          <w:tab w:val="left" w:pos="2595"/>
        </w:tabs>
        <w:rPr>
          <w:b/>
          <w:bCs/>
          <w:sz w:val="28"/>
          <w:szCs w:val="28"/>
        </w:rPr>
      </w:pPr>
      <w:r w:rsidRPr="007C6599">
        <w:rPr>
          <w:b/>
          <w:bCs/>
          <w:sz w:val="28"/>
          <w:szCs w:val="28"/>
        </w:rPr>
        <w:t>Relationships</w:t>
      </w:r>
    </w:p>
    <w:p w14:paraId="7053360B" w14:textId="77777777" w:rsidR="007C6599" w:rsidRPr="007C6599" w:rsidRDefault="007C6599" w:rsidP="007C6599">
      <w:pPr>
        <w:tabs>
          <w:tab w:val="left" w:pos="2595"/>
        </w:tabs>
      </w:pPr>
      <w:r w:rsidRPr="007C6599">
        <w:t>The relationships between the entities are as follows:</w:t>
      </w:r>
    </w:p>
    <w:p w14:paraId="434D2674" w14:textId="77777777" w:rsidR="007C6599" w:rsidRPr="007C6599" w:rsidRDefault="007C6599" w:rsidP="007C6599">
      <w:pPr>
        <w:numPr>
          <w:ilvl w:val="0"/>
          <w:numId w:val="11"/>
        </w:numPr>
        <w:tabs>
          <w:tab w:val="left" w:pos="2595"/>
        </w:tabs>
      </w:pPr>
      <w:r w:rsidRPr="007C6599">
        <w:t xml:space="preserve">A </w:t>
      </w:r>
      <w:r w:rsidRPr="007C6599">
        <w:rPr>
          <w:b/>
          <w:bCs/>
        </w:rPr>
        <w:t>Candidate</w:t>
      </w:r>
      <w:r w:rsidRPr="007C6599">
        <w:t xml:space="preserve"> possesses multiple </w:t>
      </w:r>
      <w:r w:rsidRPr="007C6599">
        <w:rPr>
          <w:b/>
          <w:bCs/>
        </w:rPr>
        <w:t>Skills</w:t>
      </w:r>
      <w:r w:rsidRPr="007C6599">
        <w:t xml:space="preserve"> (Many-to-Many).</w:t>
      </w:r>
    </w:p>
    <w:p w14:paraId="01C8FDB2" w14:textId="77777777" w:rsidR="007C6599" w:rsidRPr="007C6599" w:rsidRDefault="007C6599" w:rsidP="007C6599">
      <w:pPr>
        <w:numPr>
          <w:ilvl w:val="0"/>
          <w:numId w:val="11"/>
        </w:numPr>
        <w:tabs>
          <w:tab w:val="left" w:pos="2595"/>
        </w:tabs>
      </w:pPr>
      <w:r w:rsidRPr="007C6599">
        <w:t xml:space="preserve">A </w:t>
      </w:r>
      <w:r w:rsidRPr="007C6599">
        <w:rPr>
          <w:b/>
          <w:bCs/>
        </w:rPr>
        <w:t>Candidate</w:t>
      </w:r>
      <w:r w:rsidRPr="007C6599">
        <w:t xml:space="preserve"> has multiple </w:t>
      </w:r>
      <w:r w:rsidRPr="007C6599">
        <w:rPr>
          <w:b/>
          <w:bCs/>
        </w:rPr>
        <w:t>Experiences</w:t>
      </w:r>
      <w:r w:rsidRPr="007C6599">
        <w:t xml:space="preserve"> (One-to-Many).</w:t>
      </w:r>
    </w:p>
    <w:p w14:paraId="16B94911" w14:textId="77777777" w:rsidR="007C6599" w:rsidRPr="007C6599" w:rsidRDefault="007C6599" w:rsidP="007C6599">
      <w:pPr>
        <w:numPr>
          <w:ilvl w:val="0"/>
          <w:numId w:val="11"/>
        </w:numPr>
        <w:tabs>
          <w:tab w:val="left" w:pos="2595"/>
        </w:tabs>
      </w:pPr>
      <w:r w:rsidRPr="007C6599">
        <w:t xml:space="preserve">A </w:t>
      </w:r>
      <w:r w:rsidRPr="007C6599">
        <w:rPr>
          <w:b/>
          <w:bCs/>
        </w:rPr>
        <w:t>Candidate</w:t>
      </w:r>
      <w:r w:rsidRPr="007C6599">
        <w:t xml:space="preserve"> has multiple </w:t>
      </w:r>
      <w:r w:rsidRPr="007C6599">
        <w:rPr>
          <w:b/>
          <w:bCs/>
        </w:rPr>
        <w:t>Projects</w:t>
      </w:r>
      <w:r w:rsidRPr="007C6599">
        <w:t xml:space="preserve"> (One-to-Many).</w:t>
      </w:r>
    </w:p>
    <w:p w14:paraId="5D34DBE1" w14:textId="77777777" w:rsidR="007C6599" w:rsidRPr="007C6599" w:rsidRDefault="007C6599" w:rsidP="007C6599">
      <w:pPr>
        <w:numPr>
          <w:ilvl w:val="0"/>
          <w:numId w:val="11"/>
        </w:numPr>
        <w:tabs>
          <w:tab w:val="left" w:pos="2595"/>
        </w:tabs>
      </w:pPr>
      <w:r w:rsidRPr="007C6599">
        <w:t xml:space="preserve">A </w:t>
      </w:r>
      <w:r w:rsidRPr="007C6599">
        <w:rPr>
          <w:b/>
          <w:bCs/>
        </w:rPr>
        <w:t>Candidate</w:t>
      </w:r>
      <w:r w:rsidRPr="007C6599">
        <w:t xml:space="preserve"> submits multiple </w:t>
      </w:r>
      <w:r w:rsidRPr="007C6599">
        <w:rPr>
          <w:b/>
          <w:bCs/>
        </w:rPr>
        <w:t>Applications</w:t>
      </w:r>
      <w:r w:rsidRPr="007C6599">
        <w:t xml:space="preserve"> (One-to-Many).</w:t>
      </w:r>
    </w:p>
    <w:p w14:paraId="4FE43B40" w14:textId="77777777" w:rsidR="007C6599" w:rsidRPr="007C6599" w:rsidRDefault="007C6599" w:rsidP="007C6599">
      <w:pPr>
        <w:numPr>
          <w:ilvl w:val="0"/>
          <w:numId w:val="11"/>
        </w:numPr>
        <w:tabs>
          <w:tab w:val="left" w:pos="2595"/>
        </w:tabs>
      </w:pPr>
      <w:r w:rsidRPr="007C6599">
        <w:t xml:space="preserve">Each </w:t>
      </w:r>
      <w:r w:rsidRPr="007C6599">
        <w:rPr>
          <w:b/>
          <w:bCs/>
        </w:rPr>
        <w:t>Application</w:t>
      </w:r>
      <w:r w:rsidRPr="007C6599">
        <w:t xml:space="preserve"> corresponds to one </w:t>
      </w:r>
      <w:r w:rsidRPr="007C6599">
        <w:rPr>
          <w:b/>
          <w:bCs/>
        </w:rPr>
        <w:t>Job</w:t>
      </w:r>
      <w:r w:rsidRPr="007C6599">
        <w:t xml:space="preserve"> (Many-to-One).</w:t>
      </w:r>
    </w:p>
    <w:p w14:paraId="01C1F167" w14:textId="77777777" w:rsidR="007C6599" w:rsidRPr="007C6599" w:rsidRDefault="007C6599" w:rsidP="007C6599">
      <w:pPr>
        <w:numPr>
          <w:ilvl w:val="0"/>
          <w:numId w:val="11"/>
        </w:numPr>
        <w:tabs>
          <w:tab w:val="left" w:pos="2595"/>
        </w:tabs>
      </w:pPr>
      <w:r w:rsidRPr="007C6599">
        <w:t xml:space="preserve">Each </w:t>
      </w:r>
      <w:r w:rsidRPr="007C6599">
        <w:rPr>
          <w:b/>
          <w:bCs/>
        </w:rPr>
        <w:t>Application</w:t>
      </w:r>
      <w:r w:rsidRPr="007C6599">
        <w:t xml:space="preserve"> generates one </w:t>
      </w:r>
      <w:r w:rsidRPr="007C6599">
        <w:rPr>
          <w:b/>
          <w:bCs/>
        </w:rPr>
        <w:t>Shortlist</w:t>
      </w:r>
      <w:r w:rsidRPr="007C6599">
        <w:t xml:space="preserve"> record (One-to-One).</w:t>
      </w:r>
    </w:p>
    <w:p w14:paraId="0856A628" w14:textId="77777777" w:rsidR="007C6599" w:rsidRDefault="007C6599" w:rsidP="007C6599">
      <w:pPr>
        <w:tabs>
          <w:tab w:val="left" w:pos="2595"/>
        </w:tabs>
      </w:pPr>
      <w:r w:rsidRPr="007C6599">
        <w:lastRenderedPageBreak/>
        <w:t>Primary keys uniquely identify each entity, while foreign keys establish relationships between related tables.</w:t>
      </w:r>
    </w:p>
    <w:p w14:paraId="452A2A1E" w14:textId="5141A470" w:rsidR="00CF2A0F" w:rsidRPr="00CF2A0F" w:rsidRDefault="009A048F" w:rsidP="0084057C">
      <w:pPr>
        <w:tabs>
          <w:tab w:val="left" w:pos="2595"/>
        </w:tabs>
        <w:jc w:val="center"/>
        <w:rPr>
          <w:b/>
          <w:bCs/>
          <w:sz w:val="32"/>
          <w:szCs w:val="32"/>
        </w:rPr>
      </w:pPr>
      <w:r w:rsidRPr="0084057C">
        <w:rPr>
          <w:b/>
          <w:bCs/>
          <w:sz w:val="32"/>
          <w:szCs w:val="32"/>
        </w:rPr>
        <w:t>ER Diagram</w:t>
      </w:r>
    </w:p>
    <w:p w14:paraId="5EC5D6B1" w14:textId="72BCDCB0" w:rsidR="002C347A" w:rsidRDefault="009A048F" w:rsidP="00BF50D2">
      <w:pPr>
        <w:tabs>
          <w:tab w:val="left" w:pos="2595"/>
        </w:tabs>
        <w:rPr>
          <w:noProof/>
        </w:rPr>
      </w:pPr>
      <w:r>
        <w:rPr>
          <w:noProof/>
        </w:rPr>
        <w:drawing>
          <wp:inline distT="0" distB="0" distL="0" distR="0" wp14:anchorId="64603312" wp14:editId="05476963">
            <wp:extent cx="6035784" cy="3721735"/>
            <wp:effectExtent l="0" t="0" r="3175" b="0"/>
            <wp:docPr id="1956740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47628" cy="3729038"/>
                    </a:xfrm>
                    <a:prstGeom prst="rect">
                      <a:avLst/>
                    </a:prstGeom>
                    <a:noFill/>
                    <a:ln>
                      <a:noFill/>
                    </a:ln>
                  </pic:spPr>
                </pic:pic>
              </a:graphicData>
            </a:graphic>
          </wp:inline>
        </w:drawing>
      </w:r>
    </w:p>
    <w:p w14:paraId="29338BAB" w14:textId="77777777" w:rsidR="0084057C" w:rsidRPr="0084057C" w:rsidRDefault="0084057C" w:rsidP="0084057C">
      <w:pPr>
        <w:tabs>
          <w:tab w:val="left" w:pos="8123"/>
        </w:tabs>
        <w:rPr>
          <w:b/>
          <w:bCs/>
        </w:rPr>
      </w:pPr>
      <w:r w:rsidRPr="0084057C">
        <w:rPr>
          <w:b/>
          <w:bCs/>
        </w:rPr>
        <w:t>ER / EER DIAGRAM (Relationship Summary Table)</w:t>
      </w:r>
    </w:p>
    <w:p w14:paraId="3981E089" w14:textId="77777777" w:rsidR="0084057C" w:rsidRPr="0084057C" w:rsidRDefault="0084057C" w:rsidP="0084057C">
      <w:pPr>
        <w:tabs>
          <w:tab w:val="left" w:pos="8123"/>
        </w:tabs>
        <w:rPr>
          <w:b/>
          <w:bCs/>
        </w:rPr>
      </w:pPr>
      <w:r w:rsidRPr="0084057C">
        <w:rPr>
          <w:b/>
          <w:bCs/>
        </w:rPr>
        <w:t>ER Diagram Contains the Following Relationships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4"/>
        <w:gridCol w:w="2026"/>
        <w:gridCol w:w="1069"/>
        <w:gridCol w:w="1063"/>
      </w:tblGrid>
      <w:tr w:rsidR="0084057C" w:rsidRPr="0084057C" w14:paraId="087EE540" w14:textId="77777777">
        <w:trPr>
          <w:tblHeader/>
          <w:tblCellSpacing w:w="15" w:type="dxa"/>
        </w:trPr>
        <w:tc>
          <w:tcPr>
            <w:tcW w:w="0" w:type="auto"/>
            <w:vAlign w:val="center"/>
            <w:hideMark/>
          </w:tcPr>
          <w:p w14:paraId="468FB133" w14:textId="77777777" w:rsidR="0084057C" w:rsidRPr="0084057C" w:rsidRDefault="0084057C" w:rsidP="0084057C">
            <w:pPr>
              <w:tabs>
                <w:tab w:val="left" w:pos="8123"/>
              </w:tabs>
              <w:rPr>
                <w:b/>
                <w:bCs/>
              </w:rPr>
            </w:pPr>
            <w:r w:rsidRPr="0084057C">
              <w:rPr>
                <w:b/>
                <w:bCs/>
              </w:rPr>
              <w:t>Entity 1</w:t>
            </w:r>
          </w:p>
        </w:tc>
        <w:tc>
          <w:tcPr>
            <w:tcW w:w="0" w:type="auto"/>
            <w:vAlign w:val="center"/>
            <w:hideMark/>
          </w:tcPr>
          <w:p w14:paraId="118DCBAB" w14:textId="77777777" w:rsidR="0084057C" w:rsidRPr="0084057C" w:rsidRDefault="0084057C" w:rsidP="0084057C">
            <w:pPr>
              <w:tabs>
                <w:tab w:val="left" w:pos="8123"/>
              </w:tabs>
              <w:rPr>
                <w:b/>
                <w:bCs/>
              </w:rPr>
            </w:pPr>
            <w:r w:rsidRPr="0084057C">
              <w:rPr>
                <w:b/>
                <w:bCs/>
              </w:rPr>
              <w:t>Name of Relationship</w:t>
            </w:r>
          </w:p>
        </w:tc>
        <w:tc>
          <w:tcPr>
            <w:tcW w:w="0" w:type="auto"/>
            <w:vAlign w:val="center"/>
            <w:hideMark/>
          </w:tcPr>
          <w:p w14:paraId="07CB264F" w14:textId="77777777" w:rsidR="0084057C" w:rsidRPr="0084057C" w:rsidRDefault="0084057C" w:rsidP="0084057C">
            <w:pPr>
              <w:tabs>
                <w:tab w:val="left" w:pos="8123"/>
              </w:tabs>
              <w:rPr>
                <w:b/>
                <w:bCs/>
              </w:rPr>
            </w:pPr>
            <w:r w:rsidRPr="0084057C">
              <w:rPr>
                <w:b/>
                <w:bCs/>
              </w:rPr>
              <w:t>Entity 2</w:t>
            </w:r>
          </w:p>
        </w:tc>
        <w:tc>
          <w:tcPr>
            <w:tcW w:w="0" w:type="auto"/>
            <w:vAlign w:val="center"/>
            <w:hideMark/>
          </w:tcPr>
          <w:p w14:paraId="1789473E" w14:textId="77777777" w:rsidR="0084057C" w:rsidRPr="0084057C" w:rsidRDefault="0084057C" w:rsidP="0084057C">
            <w:pPr>
              <w:tabs>
                <w:tab w:val="left" w:pos="8123"/>
              </w:tabs>
              <w:rPr>
                <w:b/>
                <w:bCs/>
              </w:rPr>
            </w:pPr>
            <w:r w:rsidRPr="0084057C">
              <w:rPr>
                <w:b/>
                <w:bCs/>
              </w:rPr>
              <w:t>Cardinality</w:t>
            </w:r>
          </w:p>
        </w:tc>
      </w:tr>
      <w:tr w:rsidR="0084057C" w:rsidRPr="0084057C" w14:paraId="12F3719B" w14:textId="77777777">
        <w:trPr>
          <w:tblCellSpacing w:w="15" w:type="dxa"/>
        </w:trPr>
        <w:tc>
          <w:tcPr>
            <w:tcW w:w="0" w:type="auto"/>
            <w:vAlign w:val="center"/>
            <w:hideMark/>
          </w:tcPr>
          <w:p w14:paraId="072D85EB" w14:textId="77777777" w:rsidR="0084057C" w:rsidRPr="0084057C" w:rsidRDefault="0084057C" w:rsidP="0084057C">
            <w:pPr>
              <w:tabs>
                <w:tab w:val="left" w:pos="8123"/>
              </w:tabs>
            </w:pPr>
            <w:r w:rsidRPr="0084057C">
              <w:t>Candidate</w:t>
            </w:r>
          </w:p>
        </w:tc>
        <w:tc>
          <w:tcPr>
            <w:tcW w:w="0" w:type="auto"/>
            <w:vAlign w:val="center"/>
            <w:hideMark/>
          </w:tcPr>
          <w:p w14:paraId="78774EA7" w14:textId="77777777" w:rsidR="0084057C" w:rsidRPr="0084057C" w:rsidRDefault="0084057C" w:rsidP="0084057C">
            <w:pPr>
              <w:tabs>
                <w:tab w:val="left" w:pos="8123"/>
              </w:tabs>
            </w:pPr>
            <w:r w:rsidRPr="0084057C">
              <w:t>has</w:t>
            </w:r>
          </w:p>
        </w:tc>
        <w:tc>
          <w:tcPr>
            <w:tcW w:w="0" w:type="auto"/>
            <w:vAlign w:val="center"/>
            <w:hideMark/>
          </w:tcPr>
          <w:p w14:paraId="1411450C" w14:textId="77777777" w:rsidR="0084057C" w:rsidRPr="0084057C" w:rsidRDefault="0084057C" w:rsidP="0084057C">
            <w:pPr>
              <w:tabs>
                <w:tab w:val="left" w:pos="8123"/>
              </w:tabs>
            </w:pPr>
            <w:r w:rsidRPr="0084057C">
              <w:t>Skill</w:t>
            </w:r>
          </w:p>
        </w:tc>
        <w:tc>
          <w:tcPr>
            <w:tcW w:w="0" w:type="auto"/>
            <w:vAlign w:val="center"/>
            <w:hideMark/>
          </w:tcPr>
          <w:p w14:paraId="759291E2" w14:textId="77777777" w:rsidR="0084057C" w:rsidRPr="0084057C" w:rsidRDefault="0084057C" w:rsidP="0084057C">
            <w:pPr>
              <w:tabs>
                <w:tab w:val="left" w:pos="8123"/>
              </w:tabs>
            </w:pPr>
            <w:proofErr w:type="gramStart"/>
            <w:r w:rsidRPr="0084057C">
              <w:t>m :</w:t>
            </w:r>
            <w:proofErr w:type="gramEnd"/>
            <w:r w:rsidRPr="0084057C">
              <w:t xml:space="preserve"> n</w:t>
            </w:r>
          </w:p>
        </w:tc>
      </w:tr>
      <w:tr w:rsidR="0084057C" w:rsidRPr="0084057C" w14:paraId="3F218F4F" w14:textId="77777777">
        <w:trPr>
          <w:tblCellSpacing w:w="15" w:type="dxa"/>
        </w:trPr>
        <w:tc>
          <w:tcPr>
            <w:tcW w:w="0" w:type="auto"/>
            <w:vAlign w:val="center"/>
            <w:hideMark/>
          </w:tcPr>
          <w:p w14:paraId="205A0D5E" w14:textId="77777777" w:rsidR="0084057C" w:rsidRPr="0084057C" w:rsidRDefault="0084057C" w:rsidP="0084057C">
            <w:pPr>
              <w:tabs>
                <w:tab w:val="left" w:pos="8123"/>
              </w:tabs>
            </w:pPr>
            <w:r w:rsidRPr="0084057C">
              <w:t>Candidate</w:t>
            </w:r>
          </w:p>
        </w:tc>
        <w:tc>
          <w:tcPr>
            <w:tcW w:w="0" w:type="auto"/>
            <w:vAlign w:val="center"/>
            <w:hideMark/>
          </w:tcPr>
          <w:p w14:paraId="39BFA29F" w14:textId="77777777" w:rsidR="0084057C" w:rsidRPr="0084057C" w:rsidRDefault="0084057C" w:rsidP="0084057C">
            <w:pPr>
              <w:tabs>
                <w:tab w:val="left" w:pos="8123"/>
              </w:tabs>
            </w:pPr>
            <w:r w:rsidRPr="0084057C">
              <w:t>has</w:t>
            </w:r>
          </w:p>
        </w:tc>
        <w:tc>
          <w:tcPr>
            <w:tcW w:w="0" w:type="auto"/>
            <w:vAlign w:val="center"/>
            <w:hideMark/>
          </w:tcPr>
          <w:p w14:paraId="07CE6E94" w14:textId="77777777" w:rsidR="0084057C" w:rsidRPr="0084057C" w:rsidRDefault="0084057C" w:rsidP="0084057C">
            <w:pPr>
              <w:tabs>
                <w:tab w:val="left" w:pos="8123"/>
              </w:tabs>
            </w:pPr>
            <w:r w:rsidRPr="0084057C">
              <w:t>Experience</w:t>
            </w:r>
          </w:p>
        </w:tc>
        <w:tc>
          <w:tcPr>
            <w:tcW w:w="0" w:type="auto"/>
            <w:vAlign w:val="center"/>
            <w:hideMark/>
          </w:tcPr>
          <w:p w14:paraId="1574DBD1" w14:textId="77777777" w:rsidR="0084057C" w:rsidRPr="0084057C" w:rsidRDefault="0084057C" w:rsidP="0084057C">
            <w:pPr>
              <w:tabs>
                <w:tab w:val="left" w:pos="8123"/>
              </w:tabs>
            </w:pPr>
            <w:proofErr w:type="gramStart"/>
            <w:r w:rsidRPr="0084057C">
              <w:t>1 :</w:t>
            </w:r>
            <w:proofErr w:type="gramEnd"/>
            <w:r w:rsidRPr="0084057C">
              <w:t xml:space="preserve"> n</w:t>
            </w:r>
          </w:p>
        </w:tc>
      </w:tr>
      <w:tr w:rsidR="0084057C" w:rsidRPr="0084057C" w14:paraId="424636B9" w14:textId="77777777">
        <w:trPr>
          <w:tblCellSpacing w:w="15" w:type="dxa"/>
        </w:trPr>
        <w:tc>
          <w:tcPr>
            <w:tcW w:w="0" w:type="auto"/>
            <w:vAlign w:val="center"/>
            <w:hideMark/>
          </w:tcPr>
          <w:p w14:paraId="05838DE3" w14:textId="77777777" w:rsidR="0084057C" w:rsidRPr="0084057C" w:rsidRDefault="0084057C" w:rsidP="0084057C">
            <w:pPr>
              <w:tabs>
                <w:tab w:val="left" w:pos="8123"/>
              </w:tabs>
            </w:pPr>
            <w:r w:rsidRPr="0084057C">
              <w:t>Candidate</w:t>
            </w:r>
          </w:p>
        </w:tc>
        <w:tc>
          <w:tcPr>
            <w:tcW w:w="0" w:type="auto"/>
            <w:vAlign w:val="center"/>
            <w:hideMark/>
          </w:tcPr>
          <w:p w14:paraId="22E6FC2F" w14:textId="77777777" w:rsidR="0084057C" w:rsidRPr="0084057C" w:rsidRDefault="0084057C" w:rsidP="0084057C">
            <w:pPr>
              <w:tabs>
                <w:tab w:val="left" w:pos="8123"/>
              </w:tabs>
            </w:pPr>
            <w:r w:rsidRPr="0084057C">
              <w:t>has</w:t>
            </w:r>
          </w:p>
        </w:tc>
        <w:tc>
          <w:tcPr>
            <w:tcW w:w="0" w:type="auto"/>
            <w:vAlign w:val="center"/>
            <w:hideMark/>
          </w:tcPr>
          <w:p w14:paraId="12654BD4" w14:textId="77777777" w:rsidR="0084057C" w:rsidRPr="0084057C" w:rsidRDefault="0084057C" w:rsidP="0084057C">
            <w:pPr>
              <w:tabs>
                <w:tab w:val="left" w:pos="8123"/>
              </w:tabs>
            </w:pPr>
            <w:r w:rsidRPr="0084057C">
              <w:t>Project</w:t>
            </w:r>
          </w:p>
        </w:tc>
        <w:tc>
          <w:tcPr>
            <w:tcW w:w="0" w:type="auto"/>
            <w:vAlign w:val="center"/>
            <w:hideMark/>
          </w:tcPr>
          <w:p w14:paraId="531AB2B2" w14:textId="77777777" w:rsidR="0084057C" w:rsidRPr="0084057C" w:rsidRDefault="0084057C" w:rsidP="0084057C">
            <w:pPr>
              <w:tabs>
                <w:tab w:val="left" w:pos="8123"/>
              </w:tabs>
            </w:pPr>
            <w:proofErr w:type="gramStart"/>
            <w:r w:rsidRPr="0084057C">
              <w:t>1 :</w:t>
            </w:r>
            <w:proofErr w:type="gramEnd"/>
            <w:r w:rsidRPr="0084057C">
              <w:t xml:space="preserve"> n</w:t>
            </w:r>
          </w:p>
        </w:tc>
      </w:tr>
      <w:tr w:rsidR="0084057C" w:rsidRPr="0084057C" w14:paraId="75CB49A9" w14:textId="77777777">
        <w:trPr>
          <w:tblCellSpacing w:w="15" w:type="dxa"/>
        </w:trPr>
        <w:tc>
          <w:tcPr>
            <w:tcW w:w="0" w:type="auto"/>
            <w:vAlign w:val="center"/>
            <w:hideMark/>
          </w:tcPr>
          <w:p w14:paraId="1AAE2BCE" w14:textId="77777777" w:rsidR="0084057C" w:rsidRPr="0084057C" w:rsidRDefault="0084057C" w:rsidP="0084057C">
            <w:pPr>
              <w:tabs>
                <w:tab w:val="left" w:pos="8123"/>
              </w:tabs>
            </w:pPr>
            <w:r w:rsidRPr="0084057C">
              <w:t>Candidate</w:t>
            </w:r>
          </w:p>
        </w:tc>
        <w:tc>
          <w:tcPr>
            <w:tcW w:w="0" w:type="auto"/>
            <w:vAlign w:val="center"/>
            <w:hideMark/>
          </w:tcPr>
          <w:p w14:paraId="26D33416" w14:textId="77777777" w:rsidR="0084057C" w:rsidRPr="0084057C" w:rsidRDefault="0084057C" w:rsidP="0084057C">
            <w:pPr>
              <w:tabs>
                <w:tab w:val="left" w:pos="8123"/>
              </w:tabs>
            </w:pPr>
            <w:r w:rsidRPr="0084057C">
              <w:t>submits</w:t>
            </w:r>
          </w:p>
        </w:tc>
        <w:tc>
          <w:tcPr>
            <w:tcW w:w="0" w:type="auto"/>
            <w:vAlign w:val="center"/>
            <w:hideMark/>
          </w:tcPr>
          <w:p w14:paraId="0F81F6F4" w14:textId="77777777" w:rsidR="0084057C" w:rsidRPr="0084057C" w:rsidRDefault="0084057C" w:rsidP="0084057C">
            <w:pPr>
              <w:tabs>
                <w:tab w:val="left" w:pos="8123"/>
              </w:tabs>
            </w:pPr>
            <w:r w:rsidRPr="0084057C">
              <w:t>Application</w:t>
            </w:r>
          </w:p>
        </w:tc>
        <w:tc>
          <w:tcPr>
            <w:tcW w:w="0" w:type="auto"/>
            <w:vAlign w:val="center"/>
            <w:hideMark/>
          </w:tcPr>
          <w:p w14:paraId="07EBA2A5" w14:textId="77777777" w:rsidR="0084057C" w:rsidRPr="0084057C" w:rsidRDefault="0084057C" w:rsidP="0084057C">
            <w:pPr>
              <w:tabs>
                <w:tab w:val="left" w:pos="8123"/>
              </w:tabs>
            </w:pPr>
            <w:proofErr w:type="gramStart"/>
            <w:r w:rsidRPr="0084057C">
              <w:t>1 :</w:t>
            </w:r>
            <w:proofErr w:type="gramEnd"/>
            <w:r w:rsidRPr="0084057C">
              <w:t xml:space="preserve"> n</w:t>
            </w:r>
          </w:p>
        </w:tc>
      </w:tr>
      <w:tr w:rsidR="0084057C" w:rsidRPr="0084057C" w14:paraId="64B57E41" w14:textId="77777777">
        <w:trPr>
          <w:tblCellSpacing w:w="15" w:type="dxa"/>
        </w:trPr>
        <w:tc>
          <w:tcPr>
            <w:tcW w:w="0" w:type="auto"/>
            <w:vAlign w:val="center"/>
            <w:hideMark/>
          </w:tcPr>
          <w:p w14:paraId="12D5E1AB" w14:textId="77777777" w:rsidR="0084057C" w:rsidRPr="0084057C" w:rsidRDefault="0084057C" w:rsidP="0084057C">
            <w:pPr>
              <w:tabs>
                <w:tab w:val="left" w:pos="8123"/>
              </w:tabs>
            </w:pPr>
            <w:r w:rsidRPr="0084057C">
              <w:t>Application</w:t>
            </w:r>
          </w:p>
        </w:tc>
        <w:tc>
          <w:tcPr>
            <w:tcW w:w="0" w:type="auto"/>
            <w:vAlign w:val="center"/>
            <w:hideMark/>
          </w:tcPr>
          <w:p w14:paraId="323F079B" w14:textId="77777777" w:rsidR="0084057C" w:rsidRPr="0084057C" w:rsidRDefault="0084057C" w:rsidP="0084057C">
            <w:pPr>
              <w:tabs>
                <w:tab w:val="left" w:pos="8123"/>
              </w:tabs>
            </w:pPr>
            <w:r w:rsidRPr="0084057C">
              <w:t>for</w:t>
            </w:r>
          </w:p>
        </w:tc>
        <w:tc>
          <w:tcPr>
            <w:tcW w:w="0" w:type="auto"/>
            <w:vAlign w:val="center"/>
            <w:hideMark/>
          </w:tcPr>
          <w:p w14:paraId="37139EC6" w14:textId="77777777" w:rsidR="0084057C" w:rsidRPr="0084057C" w:rsidRDefault="0084057C" w:rsidP="0084057C">
            <w:pPr>
              <w:tabs>
                <w:tab w:val="left" w:pos="8123"/>
              </w:tabs>
            </w:pPr>
            <w:r w:rsidRPr="0084057C">
              <w:t>Job</w:t>
            </w:r>
          </w:p>
        </w:tc>
        <w:tc>
          <w:tcPr>
            <w:tcW w:w="0" w:type="auto"/>
            <w:vAlign w:val="center"/>
            <w:hideMark/>
          </w:tcPr>
          <w:p w14:paraId="06BEE721" w14:textId="77777777" w:rsidR="0084057C" w:rsidRPr="0084057C" w:rsidRDefault="0084057C" w:rsidP="0084057C">
            <w:pPr>
              <w:tabs>
                <w:tab w:val="left" w:pos="8123"/>
              </w:tabs>
            </w:pPr>
            <w:proofErr w:type="gramStart"/>
            <w:r w:rsidRPr="0084057C">
              <w:t>n :</w:t>
            </w:r>
            <w:proofErr w:type="gramEnd"/>
            <w:r w:rsidRPr="0084057C">
              <w:t xml:space="preserve"> 1</w:t>
            </w:r>
          </w:p>
        </w:tc>
      </w:tr>
      <w:tr w:rsidR="0084057C" w:rsidRPr="0084057C" w14:paraId="1E5A94E9" w14:textId="77777777">
        <w:trPr>
          <w:tblCellSpacing w:w="15" w:type="dxa"/>
        </w:trPr>
        <w:tc>
          <w:tcPr>
            <w:tcW w:w="0" w:type="auto"/>
            <w:vAlign w:val="center"/>
            <w:hideMark/>
          </w:tcPr>
          <w:p w14:paraId="21B97655" w14:textId="77777777" w:rsidR="0084057C" w:rsidRPr="0084057C" w:rsidRDefault="0084057C" w:rsidP="0084057C">
            <w:pPr>
              <w:tabs>
                <w:tab w:val="left" w:pos="8123"/>
              </w:tabs>
            </w:pPr>
            <w:r w:rsidRPr="0084057C">
              <w:t>Application</w:t>
            </w:r>
          </w:p>
        </w:tc>
        <w:tc>
          <w:tcPr>
            <w:tcW w:w="0" w:type="auto"/>
            <w:vAlign w:val="center"/>
            <w:hideMark/>
          </w:tcPr>
          <w:p w14:paraId="62FD51E0" w14:textId="77777777" w:rsidR="0084057C" w:rsidRPr="0084057C" w:rsidRDefault="0084057C" w:rsidP="0084057C">
            <w:pPr>
              <w:tabs>
                <w:tab w:val="left" w:pos="8123"/>
              </w:tabs>
            </w:pPr>
            <w:r w:rsidRPr="0084057C">
              <w:t>generates</w:t>
            </w:r>
          </w:p>
        </w:tc>
        <w:tc>
          <w:tcPr>
            <w:tcW w:w="0" w:type="auto"/>
            <w:vAlign w:val="center"/>
            <w:hideMark/>
          </w:tcPr>
          <w:p w14:paraId="2B3AE4A7" w14:textId="77777777" w:rsidR="0084057C" w:rsidRPr="0084057C" w:rsidRDefault="0084057C" w:rsidP="0084057C">
            <w:pPr>
              <w:tabs>
                <w:tab w:val="left" w:pos="8123"/>
              </w:tabs>
            </w:pPr>
            <w:r w:rsidRPr="0084057C">
              <w:t>Shortlist</w:t>
            </w:r>
          </w:p>
        </w:tc>
        <w:tc>
          <w:tcPr>
            <w:tcW w:w="0" w:type="auto"/>
            <w:vAlign w:val="center"/>
            <w:hideMark/>
          </w:tcPr>
          <w:p w14:paraId="0D62B230" w14:textId="77777777" w:rsidR="0084057C" w:rsidRPr="0084057C" w:rsidRDefault="0084057C" w:rsidP="0084057C">
            <w:pPr>
              <w:tabs>
                <w:tab w:val="left" w:pos="8123"/>
              </w:tabs>
            </w:pPr>
            <w:proofErr w:type="gramStart"/>
            <w:r w:rsidRPr="0084057C">
              <w:t>1 :</w:t>
            </w:r>
            <w:proofErr w:type="gramEnd"/>
            <w:r w:rsidRPr="0084057C">
              <w:t xml:space="preserve"> 1</w:t>
            </w:r>
          </w:p>
        </w:tc>
      </w:tr>
    </w:tbl>
    <w:p w14:paraId="2179BC7F" w14:textId="77777777" w:rsidR="00765A02" w:rsidRDefault="00765A02" w:rsidP="00765A02">
      <w:pPr>
        <w:tabs>
          <w:tab w:val="left" w:pos="8123"/>
        </w:tabs>
      </w:pPr>
    </w:p>
    <w:p w14:paraId="1CFB0817" w14:textId="77777777" w:rsidR="00765A02" w:rsidRDefault="00765A02" w:rsidP="00765A02">
      <w:pPr>
        <w:tabs>
          <w:tab w:val="left" w:pos="8123"/>
        </w:tabs>
      </w:pPr>
    </w:p>
    <w:p w14:paraId="15533190" w14:textId="77777777" w:rsidR="00B344AD" w:rsidRPr="00B344AD" w:rsidRDefault="00B344AD" w:rsidP="00BA3EE6">
      <w:pPr>
        <w:tabs>
          <w:tab w:val="left" w:pos="8123"/>
        </w:tabs>
        <w:rPr>
          <w:b/>
          <w:bCs/>
          <w:sz w:val="32"/>
          <w:szCs w:val="32"/>
        </w:rPr>
        <w:pPrChange w:id="11" w:author="Lakshay Singh" w:date="2026-02-12T17:37:00Z" w16du:dateUtc="2026-02-12T12:07:00Z">
          <w:pPr>
            <w:tabs>
              <w:tab w:val="left" w:pos="8123"/>
            </w:tabs>
            <w:jc w:val="center"/>
          </w:pPr>
        </w:pPrChange>
      </w:pPr>
      <w:r w:rsidRPr="00B344AD">
        <w:rPr>
          <w:b/>
          <w:bCs/>
          <w:sz w:val="32"/>
          <w:szCs w:val="32"/>
        </w:rPr>
        <w:t>Relational Schema</w:t>
      </w:r>
    </w:p>
    <w:p w14:paraId="33A118E9" w14:textId="77777777" w:rsidR="00B344AD" w:rsidRPr="00B344AD" w:rsidRDefault="00B344AD" w:rsidP="00B344AD">
      <w:pPr>
        <w:tabs>
          <w:tab w:val="left" w:pos="8123"/>
        </w:tabs>
      </w:pPr>
      <w:r w:rsidRPr="00B344AD">
        <w:t>The ER model is converted into the following relational schema:</w:t>
      </w:r>
    </w:p>
    <w:p w14:paraId="464573F1" w14:textId="77777777" w:rsidR="00B344AD" w:rsidRPr="00B344AD" w:rsidRDefault="00B344AD" w:rsidP="00B344AD">
      <w:pPr>
        <w:tabs>
          <w:tab w:val="left" w:pos="8123"/>
        </w:tabs>
      </w:pPr>
      <w:r w:rsidRPr="00B344AD">
        <w:rPr>
          <w:b/>
          <w:bCs/>
        </w:rPr>
        <w:t>CANDIDATE</w:t>
      </w:r>
      <w:r w:rsidRPr="00B344AD">
        <w:br/>
        <w:t>(</w:t>
      </w:r>
      <w:proofErr w:type="spellStart"/>
      <w:r w:rsidRPr="00B344AD">
        <w:t>Candidate_ID</w:t>
      </w:r>
      <w:proofErr w:type="spellEnd"/>
      <w:r w:rsidRPr="00B344AD">
        <w:t xml:space="preserve"> </w:t>
      </w:r>
      <w:r w:rsidRPr="00B344AD">
        <w:rPr>
          <w:b/>
          <w:bCs/>
        </w:rPr>
        <w:t>PK</w:t>
      </w:r>
      <w:r w:rsidRPr="00B344AD">
        <w:t>, Name, Email, Phone, Qualification)</w:t>
      </w:r>
    </w:p>
    <w:p w14:paraId="717DC176" w14:textId="77777777" w:rsidR="00B344AD" w:rsidRPr="00B344AD" w:rsidRDefault="00B344AD" w:rsidP="00B344AD">
      <w:pPr>
        <w:tabs>
          <w:tab w:val="left" w:pos="8123"/>
        </w:tabs>
      </w:pPr>
      <w:r w:rsidRPr="00B344AD">
        <w:rPr>
          <w:b/>
          <w:bCs/>
        </w:rPr>
        <w:t>SKILL</w:t>
      </w:r>
      <w:r w:rsidRPr="00B344AD">
        <w:br/>
        <w:t>(</w:t>
      </w:r>
      <w:proofErr w:type="spellStart"/>
      <w:r w:rsidRPr="00B344AD">
        <w:t>Skill_ID</w:t>
      </w:r>
      <w:proofErr w:type="spellEnd"/>
      <w:r w:rsidRPr="00B344AD">
        <w:t xml:space="preserve"> </w:t>
      </w:r>
      <w:r w:rsidRPr="00B344AD">
        <w:rPr>
          <w:b/>
          <w:bCs/>
        </w:rPr>
        <w:t>PK</w:t>
      </w:r>
      <w:r w:rsidRPr="00B344AD">
        <w:t xml:space="preserve">, </w:t>
      </w:r>
      <w:proofErr w:type="spellStart"/>
      <w:r w:rsidRPr="00B344AD">
        <w:t>Skill_Name</w:t>
      </w:r>
      <w:proofErr w:type="spellEnd"/>
      <w:r w:rsidRPr="00B344AD">
        <w:t>)</w:t>
      </w:r>
    </w:p>
    <w:p w14:paraId="0073AEB4" w14:textId="77777777" w:rsidR="00B344AD" w:rsidRPr="00B344AD" w:rsidRDefault="00B344AD" w:rsidP="00B344AD">
      <w:pPr>
        <w:tabs>
          <w:tab w:val="left" w:pos="8123"/>
        </w:tabs>
      </w:pPr>
      <w:r w:rsidRPr="00B344AD">
        <w:rPr>
          <w:b/>
          <w:bCs/>
        </w:rPr>
        <w:t>CANDIDATE_SKILL</w:t>
      </w:r>
      <w:r w:rsidRPr="00B344AD">
        <w:br/>
        <w:t>(</w:t>
      </w:r>
      <w:proofErr w:type="spellStart"/>
      <w:r w:rsidRPr="00B344AD">
        <w:t>Candidate_ID</w:t>
      </w:r>
      <w:proofErr w:type="spellEnd"/>
      <w:r w:rsidRPr="00B344AD">
        <w:t xml:space="preserve"> </w:t>
      </w:r>
      <w:r w:rsidRPr="00B344AD">
        <w:rPr>
          <w:b/>
          <w:bCs/>
        </w:rPr>
        <w:t>FK</w:t>
      </w:r>
      <w:r w:rsidRPr="00B344AD">
        <w:t xml:space="preserve">, </w:t>
      </w:r>
      <w:proofErr w:type="spellStart"/>
      <w:r w:rsidRPr="00B344AD">
        <w:t>Skill_ID</w:t>
      </w:r>
      <w:proofErr w:type="spellEnd"/>
      <w:r w:rsidRPr="00B344AD">
        <w:t xml:space="preserve"> </w:t>
      </w:r>
      <w:r w:rsidRPr="00B344AD">
        <w:rPr>
          <w:b/>
          <w:bCs/>
        </w:rPr>
        <w:t>FK</w:t>
      </w:r>
      <w:r w:rsidRPr="00B344AD">
        <w:t>)</w:t>
      </w:r>
    </w:p>
    <w:p w14:paraId="7101D2FB" w14:textId="77777777" w:rsidR="00B344AD" w:rsidRPr="00B344AD" w:rsidRDefault="00B344AD" w:rsidP="00B344AD">
      <w:pPr>
        <w:tabs>
          <w:tab w:val="left" w:pos="8123"/>
        </w:tabs>
      </w:pPr>
      <w:r w:rsidRPr="00B344AD">
        <w:rPr>
          <w:b/>
          <w:bCs/>
        </w:rPr>
        <w:t>EXPERIENCE</w:t>
      </w:r>
      <w:r w:rsidRPr="00B344AD">
        <w:br/>
        <w:t>(</w:t>
      </w:r>
      <w:proofErr w:type="spellStart"/>
      <w:r w:rsidRPr="00B344AD">
        <w:t>Exp_ID</w:t>
      </w:r>
      <w:proofErr w:type="spellEnd"/>
      <w:r w:rsidRPr="00B344AD">
        <w:t xml:space="preserve"> </w:t>
      </w:r>
      <w:r w:rsidRPr="00B344AD">
        <w:rPr>
          <w:b/>
          <w:bCs/>
        </w:rPr>
        <w:t>PK</w:t>
      </w:r>
      <w:r w:rsidRPr="00B344AD">
        <w:t xml:space="preserve">, </w:t>
      </w:r>
      <w:proofErr w:type="spellStart"/>
      <w:r w:rsidRPr="00B344AD">
        <w:t>Candidate_ID</w:t>
      </w:r>
      <w:proofErr w:type="spellEnd"/>
      <w:r w:rsidRPr="00B344AD">
        <w:t xml:space="preserve"> </w:t>
      </w:r>
      <w:r w:rsidRPr="00B344AD">
        <w:rPr>
          <w:b/>
          <w:bCs/>
        </w:rPr>
        <w:t>FK</w:t>
      </w:r>
      <w:r w:rsidRPr="00B344AD">
        <w:t xml:space="preserve">, </w:t>
      </w:r>
      <w:proofErr w:type="spellStart"/>
      <w:r w:rsidRPr="00B344AD">
        <w:t>Company_Name</w:t>
      </w:r>
      <w:proofErr w:type="spellEnd"/>
      <w:r w:rsidRPr="00B344AD">
        <w:t xml:space="preserve">, Role, </w:t>
      </w:r>
      <w:proofErr w:type="spellStart"/>
      <w:r w:rsidRPr="00B344AD">
        <w:t>Years_Of_Experience</w:t>
      </w:r>
      <w:proofErr w:type="spellEnd"/>
      <w:r w:rsidRPr="00B344AD">
        <w:t>)</w:t>
      </w:r>
    </w:p>
    <w:p w14:paraId="6E07CBBC" w14:textId="77777777" w:rsidR="00B344AD" w:rsidRPr="00B344AD" w:rsidRDefault="00B344AD" w:rsidP="00B344AD">
      <w:pPr>
        <w:tabs>
          <w:tab w:val="left" w:pos="8123"/>
        </w:tabs>
      </w:pPr>
      <w:r w:rsidRPr="00B344AD">
        <w:rPr>
          <w:b/>
          <w:bCs/>
        </w:rPr>
        <w:t>PROJECT</w:t>
      </w:r>
      <w:r w:rsidRPr="00B344AD">
        <w:br/>
        <w:t>(</w:t>
      </w:r>
      <w:proofErr w:type="spellStart"/>
      <w:r w:rsidRPr="00B344AD">
        <w:t>Project_ID</w:t>
      </w:r>
      <w:proofErr w:type="spellEnd"/>
      <w:r w:rsidRPr="00B344AD">
        <w:t xml:space="preserve"> </w:t>
      </w:r>
      <w:r w:rsidRPr="00B344AD">
        <w:rPr>
          <w:b/>
          <w:bCs/>
        </w:rPr>
        <w:t>PK</w:t>
      </w:r>
      <w:r w:rsidRPr="00B344AD">
        <w:t xml:space="preserve">, </w:t>
      </w:r>
      <w:proofErr w:type="spellStart"/>
      <w:r w:rsidRPr="00B344AD">
        <w:t>Candidate_ID</w:t>
      </w:r>
      <w:proofErr w:type="spellEnd"/>
      <w:r w:rsidRPr="00B344AD">
        <w:t xml:space="preserve"> </w:t>
      </w:r>
      <w:r w:rsidRPr="00B344AD">
        <w:rPr>
          <w:b/>
          <w:bCs/>
        </w:rPr>
        <w:t>FK</w:t>
      </w:r>
      <w:r w:rsidRPr="00B344AD">
        <w:t xml:space="preserve">, </w:t>
      </w:r>
      <w:proofErr w:type="spellStart"/>
      <w:r w:rsidRPr="00B344AD">
        <w:t>Project_Title</w:t>
      </w:r>
      <w:proofErr w:type="spellEnd"/>
      <w:r w:rsidRPr="00B344AD">
        <w:t xml:space="preserve">, </w:t>
      </w:r>
      <w:proofErr w:type="spellStart"/>
      <w:r w:rsidRPr="00B344AD">
        <w:t>Technologies_Used</w:t>
      </w:r>
      <w:proofErr w:type="spellEnd"/>
      <w:r w:rsidRPr="00B344AD">
        <w:t>)</w:t>
      </w:r>
    </w:p>
    <w:p w14:paraId="3C1FEDE6" w14:textId="77777777" w:rsidR="00B344AD" w:rsidRPr="00B344AD" w:rsidRDefault="00B344AD" w:rsidP="00B344AD">
      <w:pPr>
        <w:tabs>
          <w:tab w:val="left" w:pos="8123"/>
        </w:tabs>
      </w:pPr>
      <w:r w:rsidRPr="00B344AD">
        <w:rPr>
          <w:b/>
          <w:bCs/>
        </w:rPr>
        <w:t>JOB</w:t>
      </w:r>
      <w:r w:rsidRPr="00B344AD">
        <w:br/>
        <w:t>(</w:t>
      </w:r>
      <w:proofErr w:type="spellStart"/>
      <w:r w:rsidRPr="00B344AD">
        <w:t>Job_ID</w:t>
      </w:r>
      <w:proofErr w:type="spellEnd"/>
      <w:r w:rsidRPr="00B344AD">
        <w:t xml:space="preserve"> </w:t>
      </w:r>
      <w:r w:rsidRPr="00B344AD">
        <w:rPr>
          <w:b/>
          <w:bCs/>
        </w:rPr>
        <w:t>PK</w:t>
      </w:r>
      <w:r w:rsidRPr="00B344AD">
        <w:t xml:space="preserve">, </w:t>
      </w:r>
      <w:proofErr w:type="spellStart"/>
      <w:r w:rsidRPr="00B344AD">
        <w:t>Job_Title</w:t>
      </w:r>
      <w:proofErr w:type="spellEnd"/>
      <w:r w:rsidRPr="00B344AD">
        <w:t xml:space="preserve">, </w:t>
      </w:r>
      <w:proofErr w:type="spellStart"/>
      <w:r w:rsidRPr="00B344AD">
        <w:t>Min_Experience</w:t>
      </w:r>
      <w:proofErr w:type="spellEnd"/>
      <w:r w:rsidRPr="00B344AD">
        <w:t>)</w:t>
      </w:r>
    </w:p>
    <w:p w14:paraId="2FF65B1C" w14:textId="77777777" w:rsidR="00B344AD" w:rsidRPr="00B344AD" w:rsidRDefault="00B344AD" w:rsidP="00B344AD">
      <w:pPr>
        <w:tabs>
          <w:tab w:val="left" w:pos="8123"/>
        </w:tabs>
      </w:pPr>
      <w:r w:rsidRPr="00B344AD">
        <w:rPr>
          <w:b/>
          <w:bCs/>
        </w:rPr>
        <w:t>APPLICATION</w:t>
      </w:r>
      <w:r w:rsidRPr="00B344AD">
        <w:br/>
        <w:t>(</w:t>
      </w:r>
      <w:proofErr w:type="spellStart"/>
      <w:r w:rsidRPr="00B344AD">
        <w:t>Application_ID</w:t>
      </w:r>
      <w:proofErr w:type="spellEnd"/>
      <w:r w:rsidRPr="00B344AD">
        <w:t xml:space="preserve"> </w:t>
      </w:r>
      <w:r w:rsidRPr="00B344AD">
        <w:rPr>
          <w:b/>
          <w:bCs/>
        </w:rPr>
        <w:t>PK</w:t>
      </w:r>
      <w:r w:rsidRPr="00B344AD">
        <w:t xml:space="preserve">, </w:t>
      </w:r>
      <w:proofErr w:type="spellStart"/>
      <w:r w:rsidRPr="00B344AD">
        <w:t>Candidate_ID</w:t>
      </w:r>
      <w:proofErr w:type="spellEnd"/>
      <w:r w:rsidRPr="00B344AD">
        <w:t xml:space="preserve"> </w:t>
      </w:r>
      <w:r w:rsidRPr="00B344AD">
        <w:rPr>
          <w:b/>
          <w:bCs/>
        </w:rPr>
        <w:t>FK</w:t>
      </w:r>
      <w:r w:rsidRPr="00B344AD">
        <w:t xml:space="preserve">, </w:t>
      </w:r>
      <w:proofErr w:type="spellStart"/>
      <w:r w:rsidRPr="00B344AD">
        <w:t>Job_ID</w:t>
      </w:r>
      <w:proofErr w:type="spellEnd"/>
      <w:r w:rsidRPr="00B344AD">
        <w:t xml:space="preserve"> </w:t>
      </w:r>
      <w:r w:rsidRPr="00B344AD">
        <w:rPr>
          <w:b/>
          <w:bCs/>
        </w:rPr>
        <w:t>FK</w:t>
      </w:r>
      <w:r w:rsidRPr="00B344AD">
        <w:t xml:space="preserve">, </w:t>
      </w:r>
      <w:proofErr w:type="spellStart"/>
      <w:r w:rsidRPr="00B344AD">
        <w:t>Application_Date</w:t>
      </w:r>
      <w:proofErr w:type="spellEnd"/>
      <w:r w:rsidRPr="00B344AD">
        <w:t>, Status)</w:t>
      </w:r>
    </w:p>
    <w:p w14:paraId="191210C0" w14:textId="77777777" w:rsidR="00B344AD" w:rsidRDefault="00B344AD" w:rsidP="00B344AD">
      <w:pPr>
        <w:tabs>
          <w:tab w:val="left" w:pos="8123"/>
        </w:tabs>
      </w:pPr>
      <w:r w:rsidRPr="00B344AD">
        <w:rPr>
          <w:b/>
          <w:bCs/>
        </w:rPr>
        <w:t>SHORTLIST</w:t>
      </w:r>
      <w:r w:rsidRPr="00B344AD">
        <w:br/>
        <w:t>(</w:t>
      </w:r>
      <w:proofErr w:type="spellStart"/>
      <w:r w:rsidRPr="00B344AD">
        <w:t>Shortlist_ID</w:t>
      </w:r>
      <w:proofErr w:type="spellEnd"/>
      <w:r w:rsidRPr="00B344AD">
        <w:t xml:space="preserve"> </w:t>
      </w:r>
      <w:r w:rsidRPr="00B344AD">
        <w:rPr>
          <w:b/>
          <w:bCs/>
        </w:rPr>
        <w:t>PK</w:t>
      </w:r>
      <w:r w:rsidRPr="00B344AD">
        <w:t xml:space="preserve">, </w:t>
      </w:r>
      <w:proofErr w:type="spellStart"/>
      <w:r w:rsidRPr="00B344AD">
        <w:t>Application_ID</w:t>
      </w:r>
      <w:proofErr w:type="spellEnd"/>
      <w:r w:rsidRPr="00B344AD">
        <w:t xml:space="preserve"> </w:t>
      </w:r>
      <w:r w:rsidRPr="00B344AD">
        <w:rPr>
          <w:b/>
          <w:bCs/>
        </w:rPr>
        <w:t>FK</w:t>
      </w:r>
      <w:r w:rsidRPr="00B344AD">
        <w:t>, Score, Decision)</w:t>
      </w:r>
    </w:p>
    <w:p w14:paraId="5D7E8858" w14:textId="77777777" w:rsidR="00B344AD" w:rsidRPr="00B344AD" w:rsidRDefault="00B344AD" w:rsidP="00B344AD">
      <w:pPr>
        <w:tabs>
          <w:tab w:val="left" w:pos="8123"/>
        </w:tabs>
      </w:pPr>
    </w:p>
    <w:p w14:paraId="6519457A" w14:textId="77777777" w:rsidR="00B344AD" w:rsidRDefault="00B344AD" w:rsidP="00B344AD">
      <w:pPr>
        <w:tabs>
          <w:tab w:val="left" w:pos="8123"/>
        </w:tabs>
      </w:pPr>
      <w:r w:rsidRPr="00B344AD">
        <w:t>The relational schema ensures proper mapping of entities and relationships while maintaining referential integrity through foreign key constraints.</w:t>
      </w:r>
    </w:p>
    <w:p w14:paraId="3D29794A" w14:textId="77777777" w:rsidR="006C246E" w:rsidRDefault="006C246E" w:rsidP="00B344AD">
      <w:pPr>
        <w:tabs>
          <w:tab w:val="left" w:pos="8123"/>
        </w:tabs>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1"/>
        <w:gridCol w:w="7125"/>
      </w:tblGrid>
      <w:tr w:rsidR="006C246E" w:rsidRPr="006C246E" w14:paraId="4FB6D6D0" w14:textId="77777777">
        <w:trPr>
          <w:tblHeader/>
          <w:tblCellSpacing w:w="15" w:type="dxa"/>
        </w:trPr>
        <w:tc>
          <w:tcPr>
            <w:tcW w:w="0" w:type="auto"/>
            <w:vAlign w:val="center"/>
            <w:hideMark/>
          </w:tcPr>
          <w:p w14:paraId="727F6A98" w14:textId="77777777" w:rsidR="006C246E" w:rsidRPr="006C246E" w:rsidRDefault="006C246E" w:rsidP="006C246E">
            <w:pPr>
              <w:tabs>
                <w:tab w:val="left" w:pos="8123"/>
              </w:tabs>
              <w:rPr>
                <w:b/>
                <w:bCs/>
              </w:rPr>
            </w:pPr>
            <w:r w:rsidRPr="006C246E">
              <w:rPr>
                <w:b/>
                <w:bCs/>
              </w:rPr>
              <w:t>Type of Binary Relationship</w:t>
            </w:r>
          </w:p>
        </w:tc>
        <w:tc>
          <w:tcPr>
            <w:tcW w:w="0" w:type="auto"/>
            <w:vAlign w:val="center"/>
            <w:hideMark/>
          </w:tcPr>
          <w:p w14:paraId="1D292D2D" w14:textId="77777777" w:rsidR="006C246E" w:rsidRPr="006C246E" w:rsidRDefault="006C246E" w:rsidP="006C246E">
            <w:pPr>
              <w:tabs>
                <w:tab w:val="left" w:pos="8123"/>
              </w:tabs>
              <w:rPr>
                <w:b/>
                <w:bCs/>
              </w:rPr>
            </w:pPr>
            <w:r w:rsidRPr="006C246E">
              <w:rPr>
                <w:b/>
                <w:bCs/>
              </w:rPr>
              <w:t>Relationships in the System</w:t>
            </w:r>
          </w:p>
        </w:tc>
      </w:tr>
      <w:tr w:rsidR="006C246E" w:rsidRPr="006C246E" w14:paraId="52CF2A2A" w14:textId="77777777">
        <w:trPr>
          <w:tblCellSpacing w:w="15" w:type="dxa"/>
        </w:trPr>
        <w:tc>
          <w:tcPr>
            <w:tcW w:w="0" w:type="auto"/>
            <w:vAlign w:val="center"/>
            <w:hideMark/>
          </w:tcPr>
          <w:p w14:paraId="345BBDA2" w14:textId="77777777" w:rsidR="006C246E" w:rsidRPr="006C246E" w:rsidRDefault="006C246E" w:rsidP="006C246E">
            <w:pPr>
              <w:tabs>
                <w:tab w:val="left" w:pos="8123"/>
              </w:tabs>
            </w:pPr>
            <w:r w:rsidRPr="006C246E">
              <w:t>one-to-one (1:1)</w:t>
            </w:r>
          </w:p>
        </w:tc>
        <w:tc>
          <w:tcPr>
            <w:tcW w:w="0" w:type="auto"/>
            <w:vAlign w:val="center"/>
            <w:hideMark/>
          </w:tcPr>
          <w:p w14:paraId="3E86C20C" w14:textId="77777777" w:rsidR="006C246E" w:rsidRPr="006C246E" w:rsidRDefault="006C246E" w:rsidP="006C246E">
            <w:pPr>
              <w:tabs>
                <w:tab w:val="left" w:pos="8123"/>
              </w:tabs>
            </w:pPr>
            <w:r w:rsidRPr="006C246E">
              <w:t>Each application generates only one shortlist decision.</w:t>
            </w:r>
          </w:p>
        </w:tc>
      </w:tr>
      <w:tr w:rsidR="006C246E" w:rsidRPr="006C246E" w14:paraId="6A0F5FB6" w14:textId="77777777">
        <w:trPr>
          <w:tblCellSpacing w:w="15" w:type="dxa"/>
        </w:trPr>
        <w:tc>
          <w:tcPr>
            <w:tcW w:w="0" w:type="auto"/>
            <w:vAlign w:val="center"/>
            <w:hideMark/>
          </w:tcPr>
          <w:p w14:paraId="709164FF" w14:textId="77777777" w:rsidR="006C246E" w:rsidRPr="006C246E" w:rsidRDefault="006C246E" w:rsidP="006C246E">
            <w:pPr>
              <w:tabs>
                <w:tab w:val="left" w:pos="8123"/>
              </w:tabs>
            </w:pPr>
            <w:r w:rsidRPr="006C246E">
              <w:t>one-to-many (</w:t>
            </w:r>
            <w:proofErr w:type="gramStart"/>
            <w:r w:rsidRPr="006C246E">
              <w:t>1:n</w:t>
            </w:r>
            <w:proofErr w:type="gramEnd"/>
            <w:r w:rsidRPr="006C246E">
              <w:t>)</w:t>
            </w:r>
          </w:p>
        </w:tc>
        <w:tc>
          <w:tcPr>
            <w:tcW w:w="0" w:type="auto"/>
            <w:vAlign w:val="center"/>
            <w:hideMark/>
          </w:tcPr>
          <w:p w14:paraId="14DC7F61" w14:textId="77777777" w:rsidR="006C246E" w:rsidRPr="006C246E" w:rsidRDefault="006C246E" w:rsidP="006C246E">
            <w:pPr>
              <w:tabs>
                <w:tab w:val="left" w:pos="8123"/>
              </w:tabs>
            </w:pPr>
            <w:r w:rsidRPr="006C246E">
              <w:t>(1) A candidate can have multiple experiences. (2) A candidate can work on multiple projects. (3) A candidate can submit multiple applications.</w:t>
            </w:r>
          </w:p>
        </w:tc>
      </w:tr>
      <w:tr w:rsidR="006C246E" w:rsidRPr="006C246E" w14:paraId="6316123F" w14:textId="77777777">
        <w:trPr>
          <w:tblCellSpacing w:w="15" w:type="dxa"/>
        </w:trPr>
        <w:tc>
          <w:tcPr>
            <w:tcW w:w="0" w:type="auto"/>
            <w:vAlign w:val="center"/>
            <w:hideMark/>
          </w:tcPr>
          <w:p w14:paraId="6AD7C126" w14:textId="77777777" w:rsidR="006C246E" w:rsidRPr="006C246E" w:rsidRDefault="006C246E" w:rsidP="006C246E">
            <w:pPr>
              <w:tabs>
                <w:tab w:val="left" w:pos="8123"/>
              </w:tabs>
            </w:pPr>
            <w:r w:rsidRPr="006C246E">
              <w:lastRenderedPageBreak/>
              <w:t>many-to-many (</w:t>
            </w:r>
            <w:proofErr w:type="spellStart"/>
            <w:proofErr w:type="gramStart"/>
            <w:r w:rsidRPr="006C246E">
              <w:t>m:n</w:t>
            </w:r>
            <w:proofErr w:type="spellEnd"/>
            <w:proofErr w:type="gramEnd"/>
            <w:r w:rsidRPr="006C246E">
              <w:t>)</w:t>
            </w:r>
          </w:p>
        </w:tc>
        <w:tc>
          <w:tcPr>
            <w:tcW w:w="0" w:type="auto"/>
            <w:vAlign w:val="center"/>
            <w:hideMark/>
          </w:tcPr>
          <w:p w14:paraId="7219CE8E" w14:textId="77777777" w:rsidR="006C246E" w:rsidRPr="006C246E" w:rsidRDefault="006C246E" w:rsidP="006C246E">
            <w:pPr>
              <w:tabs>
                <w:tab w:val="left" w:pos="8123"/>
              </w:tabs>
            </w:pPr>
            <w:r w:rsidRPr="006C246E">
              <w:t>A candidate can possess multiple skills and a skill can belong to multiple candidates.</w:t>
            </w:r>
          </w:p>
        </w:tc>
      </w:tr>
    </w:tbl>
    <w:p w14:paraId="545E8BED" w14:textId="77777777" w:rsidR="006C246E" w:rsidRDefault="006C246E" w:rsidP="00B344AD">
      <w:pPr>
        <w:tabs>
          <w:tab w:val="left" w:pos="8123"/>
        </w:tabs>
      </w:pPr>
    </w:p>
    <w:p w14:paraId="6B7F6C9E" w14:textId="77777777" w:rsidR="00926CC4" w:rsidRPr="00926CC4" w:rsidRDefault="00926CC4" w:rsidP="00926CC4">
      <w:pPr>
        <w:tabs>
          <w:tab w:val="left" w:pos="8123"/>
        </w:tabs>
        <w:rPr>
          <w:b/>
          <w:bCs/>
          <w:sz w:val="28"/>
          <w:szCs w:val="28"/>
        </w:rPr>
      </w:pPr>
      <w:r w:rsidRPr="00926CC4">
        <w:rPr>
          <w:b/>
          <w:bCs/>
          <w:sz w:val="28"/>
          <w:szCs w:val="28"/>
        </w:rPr>
        <w:t>ER to Relational Schema Mapping</w:t>
      </w:r>
    </w:p>
    <w:p w14:paraId="7700A9DC" w14:textId="77777777" w:rsidR="00926CC4" w:rsidRPr="00926CC4" w:rsidRDefault="00926CC4" w:rsidP="00926CC4">
      <w:pPr>
        <w:tabs>
          <w:tab w:val="left" w:pos="8123"/>
        </w:tabs>
      </w:pPr>
      <w:r w:rsidRPr="00926CC4">
        <w:t>The Entity–Relationship (ER) model is converted into relational tables using standard ER-to-relational mapping rules. Each entity and relationship in the ER diagram is transformed into corresponding relations with appropriate primary and foreign keys.</w:t>
      </w:r>
    </w:p>
    <w:p w14:paraId="6F814DC3" w14:textId="77777777" w:rsidR="00926CC4" w:rsidRDefault="00926CC4" w:rsidP="00926CC4">
      <w:pPr>
        <w:tabs>
          <w:tab w:val="left" w:pos="8123"/>
        </w:tabs>
      </w:pPr>
      <w:r w:rsidRPr="00926CC4">
        <w:t>The mapping is described below:</w:t>
      </w:r>
    </w:p>
    <w:p w14:paraId="7AE9AA10" w14:textId="24CE3350" w:rsidR="00961086" w:rsidRPr="00961086" w:rsidRDefault="00783B69" w:rsidP="00961086">
      <w:pPr>
        <w:tabs>
          <w:tab w:val="left" w:pos="8123"/>
        </w:tabs>
        <w:rPr>
          <w:b/>
          <w:bCs/>
        </w:rPr>
      </w:pPr>
      <w:r>
        <w:rPr>
          <w:b/>
          <w:bCs/>
        </w:rPr>
        <w:t>1.</w:t>
      </w:r>
      <w:r w:rsidR="00961086" w:rsidRPr="00961086">
        <w:rPr>
          <w:b/>
          <w:bCs/>
        </w:rPr>
        <w:t>Mapping of Strong Entities</w:t>
      </w:r>
    </w:p>
    <w:p w14:paraId="50DC71D9" w14:textId="29D60AE0" w:rsidR="00961086" w:rsidRDefault="00961086" w:rsidP="00926CC4">
      <w:pPr>
        <w:tabs>
          <w:tab w:val="left" w:pos="8123"/>
        </w:tabs>
      </w:pPr>
      <w:r w:rsidRPr="00961086">
        <w:t>Each strong entity in the ER diagram is converted into a separate relation. The primary key of the entity becomes the primary key of the relation.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4"/>
        <w:gridCol w:w="7099"/>
      </w:tblGrid>
      <w:tr w:rsidR="00961086" w:rsidRPr="00961086" w14:paraId="68834A45" w14:textId="77777777">
        <w:trPr>
          <w:tblHeader/>
          <w:tblCellSpacing w:w="15" w:type="dxa"/>
        </w:trPr>
        <w:tc>
          <w:tcPr>
            <w:tcW w:w="0" w:type="auto"/>
            <w:vAlign w:val="center"/>
            <w:hideMark/>
          </w:tcPr>
          <w:p w14:paraId="19C75AF6" w14:textId="77777777" w:rsidR="00961086" w:rsidRPr="00961086" w:rsidRDefault="00961086" w:rsidP="00961086">
            <w:pPr>
              <w:tabs>
                <w:tab w:val="left" w:pos="8123"/>
              </w:tabs>
              <w:rPr>
                <w:b/>
                <w:bCs/>
              </w:rPr>
            </w:pPr>
            <w:r w:rsidRPr="00961086">
              <w:rPr>
                <w:b/>
                <w:bCs/>
              </w:rPr>
              <w:t>ER Entity</w:t>
            </w:r>
          </w:p>
        </w:tc>
        <w:tc>
          <w:tcPr>
            <w:tcW w:w="0" w:type="auto"/>
            <w:vAlign w:val="center"/>
            <w:hideMark/>
          </w:tcPr>
          <w:p w14:paraId="0FF942C5" w14:textId="77777777" w:rsidR="00961086" w:rsidRPr="00961086" w:rsidRDefault="00961086" w:rsidP="00961086">
            <w:pPr>
              <w:tabs>
                <w:tab w:val="left" w:pos="8123"/>
              </w:tabs>
              <w:rPr>
                <w:b/>
                <w:bCs/>
              </w:rPr>
            </w:pPr>
            <w:r w:rsidRPr="00961086">
              <w:rPr>
                <w:b/>
                <w:bCs/>
              </w:rPr>
              <w:t>Relational Table</w:t>
            </w:r>
          </w:p>
        </w:tc>
      </w:tr>
      <w:tr w:rsidR="00961086" w:rsidRPr="00961086" w14:paraId="7517F1AB" w14:textId="77777777">
        <w:trPr>
          <w:tblCellSpacing w:w="15" w:type="dxa"/>
        </w:trPr>
        <w:tc>
          <w:tcPr>
            <w:tcW w:w="0" w:type="auto"/>
            <w:vAlign w:val="center"/>
            <w:hideMark/>
          </w:tcPr>
          <w:p w14:paraId="0FC51695" w14:textId="77777777" w:rsidR="00961086" w:rsidRPr="00961086" w:rsidRDefault="00961086" w:rsidP="00961086">
            <w:pPr>
              <w:tabs>
                <w:tab w:val="left" w:pos="8123"/>
              </w:tabs>
            </w:pPr>
            <w:r w:rsidRPr="00961086">
              <w:t>Candidate</w:t>
            </w:r>
          </w:p>
        </w:tc>
        <w:tc>
          <w:tcPr>
            <w:tcW w:w="0" w:type="auto"/>
            <w:vAlign w:val="center"/>
            <w:hideMark/>
          </w:tcPr>
          <w:p w14:paraId="16FFF99E" w14:textId="77777777" w:rsidR="00961086" w:rsidRPr="00961086" w:rsidRDefault="00961086" w:rsidP="00961086">
            <w:pPr>
              <w:tabs>
                <w:tab w:val="left" w:pos="8123"/>
              </w:tabs>
            </w:pPr>
            <w:proofErr w:type="gramStart"/>
            <w:r w:rsidRPr="00961086">
              <w:t>CANDIDATE(</w:t>
            </w:r>
            <w:proofErr w:type="spellStart"/>
            <w:proofErr w:type="gramEnd"/>
            <w:r w:rsidRPr="00961086">
              <w:t>candidate_id</w:t>
            </w:r>
            <w:proofErr w:type="spellEnd"/>
            <w:r w:rsidRPr="00961086">
              <w:t>, name, email, phone, qualification)</w:t>
            </w:r>
          </w:p>
        </w:tc>
      </w:tr>
      <w:tr w:rsidR="00961086" w:rsidRPr="00961086" w14:paraId="4DF68412" w14:textId="77777777">
        <w:trPr>
          <w:tblCellSpacing w:w="15" w:type="dxa"/>
        </w:trPr>
        <w:tc>
          <w:tcPr>
            <w:tcW w:w="0" w:type="auto"/>
            <w:vAlign w:val="center"/>
            <w:hideMark/>
          </w:tcPr>
          <w:p w14:paraId="329F3411" w14:textId="77777777" w:rsidR="00961086" w:rsidRPr="00961086" w:rsidRDefault="00961086" w:rsidP="00961086">
            <w:pPr>
              <w:tabs>
                <w:tab w:val="left" w:pos="8123"/>
              </w:tabs>
            </w:pPr>
            <w:r w:rsidRPr="00961086">
              <w:t>Skill</w:t>
            </w:r>
          </w:p>
        </w:tc>
        <w:tc>
          <w:tcPr>
            <w:tcW w:w="0" w:type="auto"/>
            <w:vAlign w:val="center"/>
            <w:hideMark/>
          </w:tcPr>
          <w:p w14:paraId="209D4F43" w14:textId="77777777" w:rsidR="00961086" w:rsidRPr="00961086" w:rsidRDefault="00961086" w:rsidP="00961086">
            <w:pPr>
              <w:tabs>
                <w:tab w:val="left" w:pos="8123"/>
              </w:tabs>
            </w:pPr>
            <w:proofErr w:type="gramStart"/>
            <w:r w:rsidRPr="00961086">
              <w:t>SKILL(</w:t>
            </w:r>
            <w:proofErr w:type="spellStart"/>
            <w:proofErr w:type="gramEnd"/>
            <w:r w:rsidRPr="00961086">
              <w:t>skill_id</w:t>
            </w:r>
            <w:proofErr w:type="spellEnd"/>
            <w:r w:rsidRPr="00961086">
              <w:t xml:space="preserve">, </w:t>
            </w:r>
            <w:proofErr w:type="spellStart"/>
            <w:r w:rsidRPr="00961086">
              <w:t>skill_name</w:t>
            </w:r>
            <w:proofErr w:type="spellEnd"/>
            <w:r w:rsidRPr="00961086">
              <w:t>)</w:t>
            </w:r>
          </w:p>
        </w:tc>
      </w:tr>
      <w:tr w:rsidR="00961086" w:rsidRPr="00961086" w14:paraId="7C003BCA" w14:textId="77777777">
        <w:trPr>
          <w:tblCellSpacing w:w="15" w:type="dxa"/>
        </w:trPr>
        <w:tc>
          <w:tcPr>
            <w:tcW w:w="0" w:type="auto"/>
            <w:vAlign w:val="center"/>
            <w:hideMark/>
          </w:tcPr>
          <w:p w14:paraId="0535925D" w14:textId="77777777" w:rsidR="00961086" w:rsidRPr="00961086" w:rsidRDefault="00961086" w:rsidP="00961086">
            <w:pPr>
              <w:tabs>
                <w:tab w:val="left" w:pos="8123"/>
              </w:tabs>
            </w:pPr>
            <w:r w:rsidRPr="00961086">
              <w:t>Experience</w:t>
            </w:r>
          </w:p>
        </w:tc>
        <w:tc>
          <w:tcPr>
            <w:tcW w:w="0" w:type="auto"/>
            <w:vAlign w:val="center"/>
            <w:hideMark/>
          </w:tcPr>
          <w:p w14:paraId="733CBBDE" w14:textId="77777777" w:rsidR="00961086" w:rsidRPr="00961086" w:rsidRDefault="00961086" w:rsidP="00961086">
            <w:pPr>
              <w:tabs>
                <w:tab w:val="left" w:pos="8123"/>
              </w:tabs>
            </w:pPr>
            <w:proofErr w:type="gramStart"/>
            <w:r w:rsidRPr="00961086">
              <w:t>EXPERIENCE(</w:t>
            </w:r>
            <w:proofErr w:type="spellStart"/>
            <w:proofErr w:type="gramEnd"/>
            <w:r w:rsidRPr="00961086">
              <w:t>exp_id</w:t>
            </w:r>
            <w:proofErr w:type="spellEnd"/>
            <w:r w:rsidRPr="00961086">
              <w:t xml:space="preserve">, </w:t>
            </w:r>
            <w:proofErr w:type="spellStart"/>
            <w:r w:rsidRPr="00961086">
              <w:t>candidate_id</w:t>
            </w:r>
            <w:proofErr w:type="spellEnd"/>
            <w:r w:rsidRPr="00961086">
              <w:t xml:space="preserve">, </w:t>
            </w:r>
            <w:proofErr w:type="spellStart"/>
            <w:r w:rsidRPr="00961086">
              <w:t>company_name</w:t>
            </w:r>
            <w:proofErr w:type="spellEnd"/>
            <w:r w:rsidRPr="00961086">
              <w:t xml:space="preserve">, role, </w:t>
            </w:r>
            <w:proofErr w:type="spellStart"/>
            <w:r w:rsidRPr="00961086">
              <w:t>years_of_experience</w:t>
            </w:r>
            <w:proofErr w:type="spellEnd"/>
            <w:r w:rsidRPr="00961086">
              <w:t>)</w:t>
            </w:r>
          </w:p>
        </w:tc>
      </w:tr>
      <w:tr w:rsidR="00961086" w:rsidRPr="00961086" w14:paraId="2B410E1D" w14:textId="77777777">
        <w:trPr>
          <w:tblCellSpacing w:w="15" w:type="dxa"/>
        </w:trPr>
        <w:tc>
          <w:tcPr>
            <w:tcW w:w="0" w:type="auto"/>
            <w:vAlign w:val="center"/>
            <w:hideMark/>
          </w:tcPr>
          <w:p w14:paraId="3002B63C" w14:textId="77777777" w:rsidR="00961086" w:rsidRPr="00961086" w:rsidRDefault="00961086" w:rsidP="00961086">
            <w:pPr>
              <w:tabs>
                <w:tab w:val="left" w:pos="8123"/>
              </w:tabs>
            </w:pPr>
            <w:r w:rsidRPr="00961086">
              <w:t>Project</w:t>
            </w:r>
          </w:p>
        </w:tc>
        <w:tc>
          <w:tcPr>
            <w:tcW w:w="0" w:type="auto"/>
            <w:vAlign w:val="center"/>
            <w:hideMark/>
          </w:tcPr>
          <w:p w14:paraId="7315ED64" w14:textId="77777777" w:rsidR="00961086" w:rsidRPr="00961086" w:rsidRDefault="00961086" w:rsidP="00961086">
            <w:pPr>
              <w:tabs>
                <w:tab w:val="left" w:pos="8123"/>
              </w:tabs>
            </w:pPr>
            <w:proofErr w:type="gramStart"/>
            <w:r w:rsidRPr="00961086">
              <w:t>PROJECT(</w:t>
            </w:r>
            <w:proofErr w:type="spellStart"/>
            <w:proofErr w:type="gramEnd"/>
            <w:r w:rsidRPr="00961086">
              <w:t>project_id</w:t>
            </w:r>
            <w:proofErr w:type="spellEnd"/>
            <w:r w:rsidRPr="00961086">
              <w:t xml:space="preserve">, </w:t>
            </w:r>
            <w:proofErr w:type="spellStart"/>
            <w:r w:rsidRPr="00961086">
              <w:t>candidate_id</w:t>
            </w:r>
            <w:proofErr w:type="spellEnd"/>
            <w:r w:rsidRPr="00961086">
              <w:t xml:space="preserve">, </w:t>
            </w:r>
            <w:proofErr w:type="spellStart"/>
            <w:r w:rsidRPr="00961086">
              <w:t>project_title</w:t>
            </w:r>
            <w:proofErr w:type="spellEnd"/>
            <w:r w:rsidRPr="00961086">
              <w:t xml:space="preserve">, </w:t>
            </w:r>
            <w:proofErr w:type="spellStart"/>
            <w:r w:rsidRPr="00961086">
              <w:t>technologies_used</w:t>
            </w:r>
            <w:proofErr w:type="spellEnd"/>
            <w:r w:rsidRPr="00961086">
              <w:t>)</w:t>
            </w:r>
          </w:p>
        </w:tc>
      </w:tr>
      <w:tr w:rsidR="00961086" w:rsidRPr="00961086" w14:paraId="5FD9E355" w14:textId="77777777">
        <w:trPr>
          <w:tblCellSpacing w:w="15" w:type="dxa"/>
        </w:trPr>
        <w:tc>
          <w:tcPr>
            <w:tcW w:w="0" w:type="auto"/>
            <w:vAlign w:val="center"/>
            <w:hideMark/>
          </w:tcPr>
          <w:p w14:paraId="79C740E1" w14:textId="77777777" w:rsidR="00961086" w:rsidRPr="00961086" w:rsidRDefault="00961086" w:rsidP="00961086">
            <w:pPr>
              <w:tabs>
                <w:tab w:val="left" w:pos="8123"/>
              </w:tabs>
            </w:pPr>
            <w:r w:rsidRPr="00961086">
              <w:t>Job</w:t>
            </w:r>
          </w:p>
        </w:tc>
        <w:tc>
          <w:tcPr>
            <w:tcW w:w="0" w:type="auto"/>
            <w:vAlign w:val="center"/>
            <w:hideMark/>
          </w:tcPr>
          <w:p w14:paraId="6C10E97A" w14:textId="77777777" w:rsidR="00961086" w:rsidRPr="00961086" w:rsidRDefault="00961086" w:rsidP="00961086">
            <w:pPr>
              <w:tabs>
                <w:tab w:val="left" w:pos="8123"/>
              </w:tabs>
            </w:pPr>
            <w:proofErr w:type="gramStart"/>
            <w:r w:rsidRPr="00961086">
              <w:t>JOB(</w:t>
            </w:r>
            <w:proofErr w:type="spellStart"/>
            <w:proofErr w:type="gramEnd"/>
            <w:r w:rsidRPr="00961086">
              <w:t>job_id</w:t>
            </w:r>
            <w:proofErr w:type="spellEnd"/>
            <w:r w:rsidRPr="00961086">
              <w:t xml:space="preserve">, </w:t>
            </w:r>
            <w:proofErr w:type="spellStart"/>
            <w:r w:rsidRPr="00961086">
              <w:t>job_title</w:t>
            </w:r>
            <w:proofErr w:type="spellEnd"/>
            <w:r w:rsidRPr="00961086">
              <w:t xml:space="preserve">, </w:t>
            </w:r>
            <w:proofErr w:type="spellStart"/>
            <w:r w:rsidRPr="00961086">
              <w:t>min_experience</w:t>
            </w:r>
            <w:proofErr w:type="spellEnd"/>
            <w:r w:rsidRPr="00961086">
              <w:t>)</w:t>
            </w:r>
          </w:p>
        </w:tc>
      </w:tr>
      <w:tr w:rsidR="00961086" w:rsidRPr="00961086" w14:paraId="322D5D88" w14:textId="77777777">
        <w:trPr>
          <w:tblCellSpacing w:w="15" w:type="dxa"/>
        </w:trPr>
        <w:tc>
          <w:tcPr>
            <w:tcW w:w="0" w:type="auto"/>
            <w:vAlign w:val="center"/>
            <w:hideMark/>
          </w:tcPr>
          <w:p w14:paraId="44F31104" w14:textId="77777777" w:rsidR="00961086" w:rsidRPr="00961086" w:rsidRDefault="00961086" w:rsidP="00961086">
            <w:pPr>
              <w:tabs>
                <w:tab w:val="left" w:pos="8123"/>
              </w:tabs>
            </w:pPr>
            <w:r w:rsidRPr="00961086">
              <w:t>Application</w:t>
            </w:r>
          </w:p>
        </w:tc>
        <w:tc>
          <w:tcPr>
            <w:tcW w:w="0" w:type="auto"/>
            <w:vAlign w:val="center"/>
            <w:hideMark/>
          </w:tcPr>
          <w:p w14:paraId="3BE097D3" w14:textId="77777777" w:rsidR="00961086" w:rsidRPr="00961086" w:rsidRDefault="00961086" w:rsidP="00961086">
            <w:pPr>
              <w:tabs>
                <w:tab w:val="left" w:pos="8123"/>
              </w:tabs>
            </w:pPr>
            <w:proofErr w:type="gramStart"/>
            <w:r w:rsidRPr="00961086">
              <w:t>APPLICATION(</w:t>
            </w:r>
            <w:proofErr w:type="spellStart"/>
            <w:proofErr w:type="gramEnd"/>
            <w:r w:rsidRPr="00961086">
              <w:t>application_id</w:t>
            </w:r>
            <w:proofErr w:type="spellEnd"/>
            <w:r w:rsidRPr="00961086">
              <w:t xml:space="preserve">, </w:t>
            </w:r>
            <w:proofErr w:type="spellStart"/>
            <w:r w:rsidRPr="00961086">
              <w:t>candidate_id</w:t>
            </w:r>
            <w:proofErr w:type="spellEnd"/>
            <w:r w:rsidRPr="00961086">
              <w:t xml:space="preserve">, </w:t>
            </w:r>
            <w:proofErr w:type="spellStart"/>
            <w:r w:rsidRPr="00961086">
              <w:t>job_id</w:t>
            </w:r>
            <w:proofErr w:type="spellEnd"/>
            <w:r w:rsidRPr="00961086">
              <w:t xml:space="preserve">, </w:t>
            </w:r>
            <w:proofErr w:type="spellStart"/>
            <w:r w:rsidRPr="00961086">
              <w:t>application_date</w:t>
            </w:r>
            <w:proofErr w:type="spellEnd"/>
            <w:r w:rsidRPr="00961086">
              <w:t>, status)</w:t>
            </w:r>
          </w:p>
        </w:tc>
      </w:tr>
      <w:tr w:rsidR="00961086" w:rsidRPr="00961086" w14:paraId="2D16483C" w14:textId="77777777">
        <w:trPr>
          <w:tblCellSpacing w:w="15" w:type="dxa"/>
        </w:trPr>
        <w:tc>
          <w:tcPr>
            <w:tcW w:w="0" w:type="auto"/>
            <w:vAlign w:val="center"/>
            <w:hideMark/>
          </w:tcPr>
          <w:p w14:paraId="116A091E" w14:textId="77777777" w:rsidR="00961086" w:rsidRPr="00961086" w:rsidRDefault="00961086" w:rsidP="00961086">
            <w:pPr>
              <w:tabs>
                <w:tab w:val="left" w:pos="8123"/>
              </w:tabs>
            </w:pPr>
            <w:r w:rsidRPr="00961086">
              <w:t>Shortlist</w:t>
            </w:r>
          </w:p>
        </w:tc>
        <w:tc>
          <w:tcPr>
            <w:tcW w:w="0" w:type="auto"/>
            <w:vAlign w:val="center"/>
            <w:hideMark/>
          </w:tcPr>
          <w:p w14:paraId="2BEC8E27" w14:textId="77777777" w:rsidR="00961086" w:rsidRPr="00961086" w:rsidRDefault="00961086" w:rsidP="00961086">
            <w:pPr>
              <w:tabs>
                <w:tab w:val="left" w:pos="8123"/>
              </w:tabs>
            </w:pPr>
            <w:proofErr w:type="gramStart"/>
            <w:r w:rsidRPr="00961086">
              <w:t>SHORTLIST(</w:t>
            </w:r>
            <w:proofErr w:type="spellStart"/>
            <w:proofErr w:type="gramEnd"/>
            <w:r w:rsidRPr="00961086">
              <w:t>shortlist_id</w:t>
            </w:r>
            <w:proofErr w:type="spellEnd"/>
            <w:r w:rsidRPr="00961086">
              <w:t xml:space="preserve">, </w:t>
            </w:r>
            <w:proofErr w:type="spellStart"/>
            <w:r w:rsidRPr="00961086">
              <w:t>application_id</w:t>
            </w:r>
            <w:proofErr w:type="spellEnd"/>
            <w:r w:rsidRPr="00961086">
              <w:t>, score, decision)</w:t>
            </w:r>
          </w:p>
        </w:tc>
      </w:tr>
    </w:tbl>
    <w:p w14:paraId="7EF9D856" w14:textId="6E02EE5D" w:rsidR="00CE3CED" w:rsidRPr="00CE3CED" w:rsidRDefault="00783B69" w:rsidP="00CE3CED">
      <w:pPr>
        <w:tabs>
          <w:tab w:val="left" w:pos="8123"/>
        </w:tabs>
        <w:rPr>
          <w:b/>
          <w:bCs/>
        </w:rPr>
      </w:pPr>
      <w:r>
        <w:rPr>
          <w:b/>
          <w:bCs/>
        </w:rPr>
        <w:t>2.</w:t>
      </w:r>
      <w:r w:rsidR="00CE3CED" w:rsidRPr="00CE3CED">
        <w:rPr>
          <w:b/>
          <w:bCs/>
        </w:rPr>
        <w:t>Mapping of One-to-Many (</w:t>
      </w:r>
      <w:proofErr w:type="gramStart"/>
      <w:r w:rsidR="00CE3CED" w:rsidRPr="00CE3CED">
        <w:rPr>
          <w:b/>
          <w:bCs/>
        </w:rPr>
        <w:t>1:N</w:t>
      </w:r>
      <w:proofErr w:type="gramEnd"/>
      <w:r w:rsidR="00CE3CED" w:rsidRPr="00CE3CED">
        <w:rPr>
          <w:b/>
          <w:bCs/>
        </w:rPr>
        <w:t>) Relationships</w:t>
      </w:r>
    </w:p>
    <w:p w14:paraId="51ED590C" w14:textId="77777777" w:rsidR="00CE3CED" w:rsidRDefault="00CE3CED" w:rsidP="00CE3CED">
      <w:pPr>
        <w:tabs>
          <w:tab w:val="left" w:pos="8123"/>
        </w:tabs>
      </w:pPr>
      <w:r w:rsidRPr="00CE3CED">
        <w:t xml:space="preserve">In a one-to-many relationship, the primary key of the “one” side is added as a foreign key in the “many” </w:t>
      </w:r>
      <w:proofErr w:type="gramStart"/>
      <w:r w:rsidRPr="00CE3CED">
        <w:t>side</w:t>
      </w:r>
      <w:proofErr w:type="gramEnd"/>
      <w:r w:rsidRPr="00CE3CED">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6"/>
        <w:gridCol w:w="3793"/>
      </w:tblGrid>
      <w:tr w:rsidR="007D43C0" w:rsidRPr="007D43C0" w14:paraId="5F7E64D0" w14:textId="77777777">
        <w:trPr>
          <w:tblHeader/>
          <w:tblCellSpacing w:w="15" w:type="dxa"/>
        </w:trPr>
        <w:tc>
          <w:tcPr>
            <w:tcW w:w="0" w:type="auto"/>
            <w:vAlign w:val="center"/>
            <w:hideMark/>
          </w:tcPr>
          <w:p w14:paraId="48E26245" w14:textId="77777777" w:rsidR="007D43C0" w:rsidRPr="007D43C0" w:rsidRDefault="007D43C0" w:rsidP="007D43C0">
            <w:pPr>
              <w:tabs>
                <w:tab w:val="left" w:pos="8123"/>
              </w:tabs>
              <w:rPr>
                <w:b/>
                <w:bCs/>
              </w:rPr>
            </w:pPr>
            <w:r w:rsidRPr="007D43C0">
              <w:rPr>
                <w:b/>
                <w:bCs/>
              </w:rPr>
              <w:t>Relationship</w:t>
            </w:r>
          </w:p>
        </w:tc>
        <w:tc>
          <w:tcPr>
            <w:tcW w:w="0" w:type="auto"/>
            <w:vAlign w:val="center"/>
            <w:hideMark/>
          </w:tcPr>
          <w:p w14:paraId="2FE0D5FF" w14:textId="77777777" w:rsidR="007D43C0" w:rsidRPr="007D43C0" w:rsidRDefault="007D43C0" w:rsidP="007D43C0">
            <w:pPr>
              <w:tabs>
                <w:tab w:val="left" w:pos="8123"/>
              </w:tabs>
              <w:rPr>
                <w:b/>
                <w:bCs/>
              </w:rPr>
            </w:pPr>
            <w:r w:rsidRPr="007D43C0">
              <w:rPr>
                <w:b/>
                <w:bCs/>
              </w:rPr>
              <w:t>Implementation</w:t>
            </w:r>
          </w:p>
        </w:tc>
      </w:tr>
      <w:tr w:rsidR="007D43C0" w:rsidRPr="007D43C0" w14:paraId="0E79D0B8" w14:textId="77777777">
        <w:trPr>
          <w:tblCellSpacing w:w="15" w:type="dxa"/>
        </w:trPr>
        <w:tc>
          <w:tcPr>
            <w:tcW w:w="0" w:type="auto"/>
            <w:vAlign w:val="center"/>
            <w:hideMark/>
          </w:tcPr>
          <w:p w14:paraId="0EEE5CDA" w14:textId="77777777" w:rsidR="007D43C0" w:rsidRPr="007D43C0" w:rsidRDefault="007D43C0" w:rsidP="007D43C0">
            <w:pPr>
              <w:tabs>
                <w:tab w:val="left" w:pos="8123"/>
              </w:tabs>
            </w:pPr>
            <w:r w:rsidRPr="007D43C0">
              <w:t>Candidate — Experience</w:t>
            </w:r>
          </w:p>
        </w:tc>
        <w:tc>
          <w:tcPr>
            <w:tcW w:w="0" w:type="auto"/>
            <w:vAlign w:val="center"/>
            <w:hideMark/>
          </w:tcPr>
          <w:p w14:paraId="696CD023" w14:textId="77777777" w:rsidR="007D43C0" w:rsidRPr="007D43C0" w:rsidRDefault="007D43C0" w:rsidP="007D43C0">
            <w:pPr>
              <w:tabs>
                <w:tab w:val="left" w:pos="8123"/>
              </w:tabs>
            </w:pPr>
            <w:proofErr w:type="spellStart"/>
            <w:r w:rsidRPr="007D43C0">
              <w:t>candidate_id</w:t>
            </w:r>
            <w:proofErr w:type="spellEnd"/>
            <w:r w:rsidRPr="007D43C0">
              <w:t xml:space="preserve"> added as FK in EXPERIENCE</w:t>
            </w:r>
          </w:p>
        </w:tc>
      </w:tr>
      <w:tr w:rsidR="007D43C0" w:rsidRPr="007D43C0" w14:paraId="270E6322" w14:textId="77777777">
        <w:trPr>
          <w:tblCellSpacing w:w="15" w:type="dxa"/>
        </w:trPr>
        <w:tc>
          <w:tcPr>
            <w:tcW w:w="0" w:type="auto"/>
            <w:vAlign w:val="center"/>
            <w:hideMark/>
          </w:tcPr>
          <w:p w14:paraId="7248DBF0" w14:textId="77777777" w:rsidR="007D43C0" w:rsidRPr="007D43C0" w:rsidRDefault="007D43C0" w:rsidP="007D43C0">
            <w:pPr>
              <w:tabs>
                <w:tab w:val="left" w:pos="8123"/>
              </w:tabs>
            </w:pPr>
            <w:r w:rsidRPr="007D43C0">
              <w:lastRenderedPageBreak/>
              <w:t>Candidate — Project</w:t>
            </w:r>
          </w:p>
        </w:tc>
        <w:tc>
          <w:tcPr>
            <w:tcW w:w="0" w:type="auto"/>
            <w:vAlign w:val="center"/>
            <w:hideMark/>
          </w:tcPr>
          <w:p w14:paraId="702A6FC2" w14:textId="77777777" w:rsidR="007D43C0" w:rsidRPr="007D43C0" w:rsidRDefault="007D43C0" w:rsidP="007D43C0">
            <w:pPr>
              <w:tabs>
                <w:tab w:val="left" w:pos="8123"/>
              </w:tabs>
            </w:pPr>
            <w:proofErr w:type="spellStart"/>
            <w:r w:rsidRPr="007D43C0">
              <w:t>candidate_id</w:t>
            </w:r>
            <w:proofErr w:type="spellEnd"/>
            <w:r w:rsidRPr="007D43C0">
              <w:t xml:space="preserve"> added as FK in PROJECT</w:t>
            </w:r>
          </w:p>
        </w:tc>
      </w:tr>
      <w:tr w:rsidR="007D43C0" w:rsidRPr="007D43C0" w14:paraId="4D72EAFF" w14:textId="77777777">
        <w:trPr>
          <w:tblCellSpacing w:w="15" w:type="dxa"/>
        </w:trPr>
        <w:tc>
          <w:tcPr>
            <w:tcW w:w="0" w:type="auto"/>
            <w:vAlign w:val="center"/>
            <w:hideMark/>
          </w:tcPr>
          <w:p w14:paraId="6DFDDA5A" w14:textId="77777777" w:rsidR="007D43C0" w:rsidRPr="007D43C0" w:rsidRDefault="007D43C0" w:rsidP="007D43C0">
            <w:pPr>
              <w:tabs>
                <w:tab w:val="left" w:pos="8123"/>
              </w:tabs>
            </w:pPr>
            <w:r w:rsidRPr="007D43C0">
              <w:t>Candidate — Application</w:t>
            </w:r>
          </w:p>
        </w:tc>
        <w:tc>
          <w:tcPr>
            <w:tcW w:w="0" w:type="auto"/>
            <w:vAlign w:val="center"/>
            <w:hideMark/>
          </w:tcPr>
          <w:p w14:paraId="3EAEA814" w14:textId="77777777" w:rsidR="007D43C0" w:rsidRPr="007D43C0" w:rsidRDefault="007D43C0" w:rsidP="007D43C0">
            <w:pPr>
              <w:tabs>
                <w:tab w:val="left" w:pos="8123"/>
              </w:tabs>
            </w:pPr>
            <w:proofErr w:type="spellStart"/>
            <w:r w:rsidRPr="007D43C0">
              <w:t>candidate_id</w:t>
            </w:r>
            <w:proofErr w:type="spellEnd"/>
            <w:r w:rsidRPr="007D43C0">
              <w:t xml:space="preserve"> added as FK in APPLICATION</w:t>
            </w:r>
          </w:p>
        </w:tc>
      </w:tr>
      <w:tr w:rsidR="007D43C0" w:rsidRPr="007D43C0" w14:paraId="19E313E5" w14:textId="77777777">
        <w:trPr>
          <w:tblCellSpacing w:w="15" w:type="dxa"/>
        </w:trPr>
        <w:tc>
          <w:tcPr>
            <w:tcW w:w="0" w:type="auto"/>
            <w:vAlign w:val="center"/>
            <w:hideMark/>
          </w:tcPr>
          <w:p w14:paraId="4CAE0969" w14:textId="77777777" w:rsidR="007D43C0" w:rsidRPr="007D43C0" w:rsidRDefault="007D43C0" w:rsidP="007D43C0">
            <w:pPr>
              <w:tabs>
                <w:tab w:val="left" w:pos="8123"/>
              </w:tabs>
            </w:pPr>
            <w:r w:rsidRPr="007D43C0">
              <w:t>Job — Application</w:t>
            </w:r>
          </w:p>
        </w:tc>
        <w:tc>
          <w:tcPr>
            <w:tcW w:w="0" w:type="auto"/>
            <w:vAlign w:val="center"/>
            <w:hideMark/>
          </w:tcPr>
          <w:p w14:paraId="4BABD3A4" w14:textId="77777777" w:rsidR="007D43C0" w:rsidRPr="007D43C0" w:rsidRDefault="007D43C0" w:rsidP="007D43C0">
            <w:pPr>
              <w:tabs>
                <w:tab w:val="left" w:pos="8123"/>
              </w:tabs>
            </w:pPr>
            <w:proofErr w:type="spellStart"/>
            <w:r w:rsidRPr="007D43C0">
              <w:t>job_id</w:t>
            </w:r>
            <w:proofErr w:type="spellEnd"/>
            <w:r w:rsidRPr="007D43C0">
              <w:t xml:space="preserve"> added as FK in APPLICATION</w:t>
            </w:r>
          </w:p>
        </w:tc>
      </w:tr>
      <w:tr w:rsidR="007D43C0" w:rsidRPr="007D43C0" w14:paraId="00AB0846" w14:textId="77777777">
        <w:trPr>
          <w:tblCellSpacing w:w="15" w:type="dxa"/>
        </w:trPr>
        <w:tc>
          <w:tcPr>
            <w:tcW w:w="0" w:type="auto"/>
            <w:vAlign w:val="center"/>
            <w:hideMark/>
          </w:tcPr>
          <w:p w14:paraId="377EFF73" w14:textId="77777777" w:rsidR="007D43C0" w:rsidRPr="007D43C0" w:rsidRDefault="007D43C0" w:rsidP="007D43C0">
            <w:pPr>
              <w:tabs>
                <w:tab w:val="left" w:pos="8123"/>
              </w:tabs>
            </w:pPr>
            <w:r w:rsidRPr="007D43C0">
              <w:t>Application — Shortlist</w:t>
            </w:r>
          </w:p>
        </w:tc>
        <w:tc>
          <w:tcPr>
            <w:tcW w:w="0" w:type="auto"/>
            <w:vAlign w:val="center"/>
            <w:hideMark/>
          </w:tcPr>
          <w:p w14:paraId="1E1AAEA7" w14:textId="77777777" w:rsidR="007D43C0" w:rsidRPr="007D43C0" w:rsidRDefault="007D43C0" w:rsidP="007D43C0">
            <w:pPr>
              <w:tabs>
                <w:tab w:val="left" w:pos="8123"/>
              </w:tabs>
            </w:pPr>
            <w:proofErr w:type="spellStart"/>
            <w:r w:rsidRPr="007D43C0">
              <w:t>application_id</w:t>
            </w:r>
            <w:proofErr w:type="spellEnd"/>
            <w:r w:rsidRPr="007D43C0">
              <w:t xml:space="preserve"> added as FK in SHORTLIST</w:t>
            </w:r>
          </w:p>
        </w:tc>
      </w:tr>
    </w:tbl>
    <w:p w14:paraId="782C72B8" w14:textId="77777777" w:rsidR="007D43C0" w:rsidRDefault="007D43C0" w:rsidP="00CE3CED">
      <w:pPr>
        <w:tabs>
          <w:tab w:val="left" w:pos="8123"/>
        </w:tabs>
      </w:pPr>
    </w:p>
    <w:p w14:paraId="52CDC075" w14:textId="2879480C" w:rsidR="00783B69" w:rsidRPr="00783B69" w:rsidRDefault="00783B69" w:rsidP="00783B69">
      <w:pPr>
        <w:tabs>
          <w:tab w:val="left" w:pos="8123"/>
        </w:tabs>
        <w:rPr>
          <w:b/>
          <w:bCs/>
        </w:rPr>
      </w:pPr>
      <w:r>
        <w:rPr>
          <w:b/>
          <w:bCs/>
        </w:rPr>
        <w:t>3.</w:t>
      </w:r>
      <w:r w:rsidRPr="00783B69">
        <w:rPr>
          <w:b/>
          <w:bCs/>
        </w:rPr>
        <w:t>Mapping of Many-to-Many (</w:t>
      </w:r>
      <w:proofErr w:type="gramStart"/>
      <w:r w:rsidRPr="00783B69">
        <w:rPr>
          <w:b/>
          <w:bCs/>
        </w:rPr>
        <w:t>M:N</w:t>
      </w:r>
      <w:proofErr w:type="gramEnd"/>
      <w:r w:rsidRPr="00783B69">
        <w:rPr>
          <w:b/>
          <w:bCs/>
        </w:rPr>
        <w:t>) Relationship</w:t>
      </w:r>
    </w:p>
    <w:p w14:paraId="3A5D3CB8" w14:textId="77777777" w:rsidR="00783B69" w:rsidRDefault="00783B69" w:rsidP="00783B69">
      <w:pPr>
        <w:tabs>
          <w:tab w:val="left" w:pos="8123"/>
        </w:tabs>
      </w:pPr>
      <w:r w:rsidRPr="00783B69">
        <w:t>The many-to-many relationship between Candidate and Skill is resolved by creating a new relation.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1"/>
        <w:gridCol w:w="3680"/>
      </w:tblGrid>
      <w:tr w:rsidR="00BC3F0C" w:rsidRPr="00BC3F0C" w14:paraId="7CAE73E8" w14:textId="77777777">
        <w:trPr>
          <w:tblHeader/>
          <w:tblCellSpacing w:w="15" w:type="dxa"/>
        </w:trPr>
        <w:tc>
          <w:tcPr>
            <w:tcW w:w="0" w:type="auto"/>
            <w:vAlign w:val="center"/>
            <w:hideMark/>
          </w:tcPr>
          <w:p w14:paraId="1B0121B2" w14:textId="77777777" w:rsidR="00BC3F0C" w:rsidRPr="00BC3F0C" w:rsidRDefault="00BC3F0C" w:rsidP="00BC3F0C">
            <w:pPr>
              <w:tabs>
                <w:tab w:val="left" w:pos="8123"/>
              </w:tabs>
              <w:rPr>
                <w:b/>
                <w:bCs/>
              </w:rPr>
            </w:pPr>
            <w:r w:rsidRPr="00BC3F0C">
              <w:rPr>
                <w:b/>
                <w:bCs/>
              </w:rPr>
              <w:t>ER Relationship</w:t>
            </w:r>
          </w:p>
        </w:tc>
        <w:tc>
          <w:tcPr>
            <w:tcW w:w="0" w:type="auto"/>
            <w:vAlign w:val="center"/>
            <w:hideMark/>
          </w:tcPr>
          <w:p w14:paraId="1576768B" w14:textId="77777777" w:rsidR="00BC3F0C" w:rsidRPr="00BC3F0C" w:rsidRDefault="00BC3F0C" w:rsidP="00BC3F0C">
            <w:pPr>
              <w:tabs>
                <w:tab w:val="left" w:pos="8123"/>
              </w:tabs>
              <w:rPr>
                <w:b/>
                <w:bCs/>
              </w:rPr>
            </w:pPr>
            <w:r w:rsidRPr="00BC3F0C">
              <w:rPr>
                <w:b/>
                <w:bCs/>
              </w:rPr>
              <w:t>Relational Table</w:t>
            </w:r>
          </w:p>
        </w:tc>
      </w:tr>
      <w:tr w:rsidR="00BC3F0C" w:rsidRPr="00BC3F0C" w14:paraId="22ED072E" w14:textId="77777777">
        <w:trPr>
          <w:tblCellSpacing w:w="15" w:type="dxa"/>
        </w:trPr>
        <w:tc>
          <w:tcPr>
            <w:tcW w:w="0" w:type="auto"/>
            <w:vAlign w:val="center"/>
            <w:hideMark/>
          </w:tcPr>
          <w:p w14:paraId="4BA17B13" w14:textId="77777777" w:rsidR="00BC3F0C" w:rsidRPr="00BC3F0C" w:rsidRDefault="00BC3F0C" w:rsidP="00BC3F0C">
            <w:pPr>
              <w:tabs>
                <w:tab w:val="left" w:pos="8123"/>
              </w:tabs>
            </w:pPr>
            <w:r w:rsidRPr="00BC3F0C">
              <w:t>Candidate — Skill</w:t>
            </w:r>
          </w:p>
        </w:tc>
        <w:tc>
          <w:tcPr>
            <w:tcW w:w="0" w:type="auto"/>
            <w:vAlign w:val="center"/>
            <w:hideMark/>
          </w:tcPr>
          <w:p w14:paraId="0CFB620B" w14:textId="77777777" w:rsidR="00BC3F0C" w:rsidRPr="00BC3F0C" w:rsidRDefault="00BC3F0C" w:rsidP="00BC3F0C">
            <w:pPr>
              <w:tabs>
                <w:tab w:val="left" w:pos="8123"/>
              </w:tabs>
            </w:pPr>
            <w:r w:rsidRPr="00BC3F0C">
              <w:t>CANDIDATE_</w:t>
            </w:r>
            <w:proofErr w:type="gramStart"/>
            <w:r w:rsidRPr="00BC3F0C">
              <w:t>SKILL(</w:t>
            </w:r>
            <w:proofErr w:type="spellStart"/>
            <w:proofErr w:type="gramEnd"/>
            <w:r w:rsidRPr="00BC3F0C">
              <w:t>candidate_id</w:t>
            </w:r>
            <w:proofErr w:type="spellEnd"/>
            <w:r w:rsidRPr="00BC3F0C">
              <w:t xml:space="preserve">, </w:t>
            </w:r>
            <w:proofErr w:type="spellStart"/>
            <w:r w:rsidRPr="00BC3F0C">
              <w:t>skill_id</w:t>
            </w:r>
            <w:proofErr w:type="spellEnd"/>
            <w:r w:rsidRPr="00BC3F0C">
              <w:t>)</w:t>
            </w:r>
          </w:p>
        </w:tc>
      </w:tr>
    </w:tbl>
    <w:p w14:paraId="0C0CAC63" w14:textId="77777777" w:rsidR="00BC3F0C" w:rsidRPr="00783B69" w:rsidRDefault="00BC3F0C" w:rsidP="00783B69">
      <w:pPr>
        <w:tabs>
          <w:tab w:val="left" w:pos="8123"/>
        </w:tabs>
      </w:pPr>
    </w:p>
    <w:p w14:paraId="2049202E" w14:textId="77777777" w:rsidR="007D43C0" w:rsidRPr="00CE3CED" w:rsidRDefault="007D43C0" w:rsidP="00CE3CED">
      <w:pPr>
        <w:tabs>
          <w:tab w:val="left" w:pos="8123"/>
        </w:tabs>
      </w:pPr>
    </w:p>
    <w:p w14:paraId="4D3F051A" w14:textId="512CEDD0" w:rsidR="00926CC4" w:rsidRDefault="00BC3F0C" w:rsidP="00926CC4">
      <w:pPr>
        <w:tabs>
          <w:tab w:val="left" w:pos="8123"/>
        </w:tabs>
        <w:rPr>
          <w:b/>
          <w:bCs/>
        </w:rPr>
      </w:pPr>
      <w:r>
        <w:rPr>
          <w:b/>
          <w:bCs/>
        </w:rPr>
        <w:t>4.</w:t>
      </w:r>
      <w:r w:rsidRPr="00BC3F0C">
        <w:rPr>
          <w:b/>
          <w:bCs/>
        </w:rPr>
        <w:t>Mapping of One-to-One (1:1) Relationship</w:t>
      </w:r>
    </w:p>
    <w:p w14:paraId="55298023" w14:textId="77777777" w:rsidR="00BC3F0C" w:rsidRPr="00BC3F0C" w:rsidRDefault="00BC3F0C" w:rsidP="00BC3F0C">
      <w:pPr>
        <w:tabs>
          <w:tab w:val="left" w:pos="8123"/>
        </w:tabs>
      </w:pPr>
      <w:r w:rsidRPr="00BC3F0C">
        <w:t>The relationship between Application and Shortlist is one-to-one.</w:t>
      </w:r>
      <w:r w:rsidRPr="00BC3F0C">
        <w:br/>
        <w:t xml:space="preserve">This is implemented by adding </w:t>
      </w:r>
      <w:proofErr w:type="spellStart"/>
      <w:r w:rsidRPr="00BC3F0C">
        <w:t>application_id</w:t>
      </w:r>
      <w:proofErr w:type="spellEnd"/>
      <w:r w:rsidRPr="00BC3F0C">
        <w:t xml:space="preserve"> as a foreign key in the SHORTLIST table.</w:t>
      </w:r>
    </w:p>
    <w:p w14:paraId="3425A538" w14:textId="77777777" w:rsidR="00BC3F0C" w:rsidRPr="00BC3F0C" w:rsidRDefault="00BC3F0C" w:rsidP="00BC3F0C">
      <w:pPr>
        <w:tabs>
          <w:tab w:val="left" w:pos="8123"/>
        </w:tabs>
      </w:pPr>
      <w:r w:rsidRPr="00BC3F0C">
        <w:t>This ensures that:</w:t>
      </w:r>
    </w:p>
    <w:p w14:paraId="23401B67" w14:textId="77777777" w:rsidR="00BC3F0C" w:rsidRPr="00BC3F0C" w:rsidRDefault="00BC3F0C" w:rsidP="00BC3F0C">
      <w:pPr>
        <w:numPr>
          <w:ilvl w:val="0"/>
          <w:numId w:val="18"/>
        </w:numPr>
        <w:tabs>
          <w:tab w:val="left" w:pos="8123"/>
        </w:tabs>
      </w:pPr>
      <w:r w:rsidRPr="00BC3F0C">
        <w:t>Each application generates only one shortlisting decision.</w:t>
      </w:r>
    </w:p>
    <w:p w14:paraId="000165B6" w14:textId="2EF0B5EC" w:rsidR="00BC3F0C" w:rsidRDefault="00BC3F0C" w:rsidP="00BC3F0C">
      <w:pPr>
        <w:numPr>
          <w:ilvl w:val="0"/>
          <w:numId w:val="18"/>
        </w:numPr>
        <w:tabs>
          <w:tab w:val="left" w:pos="8123"/>
        </w:tabs>
      </w:pPr>
      <w:r w:rsidRPr="00BC3F0C">
        <w:t>Referential integrity is maintained.</w:t>
      </w:r>
    </w:p>
    <w:p w14:paraId="71544D1D" w14:textId="77777777" w:rsidR="00EC4C3B" w:rsidRPr="00EC4C3B" w:rsidRDefault="00EC4C3B" w:rsidP="00EC4C3B">
      <w:pPr>
        <w:tabs>
          <w:tab w:val="left" w:pos="8123"/>
        </w:tabs>
        <w:rPr>
          <w:b/>
          <w:bCs/>
        </w:rPr>
      </w:pPr>
      <w:r w:rsidRPr="00EC4C3B">
        <w:rPr>
          <w:b/>
          <w:bCs/>
        </w:rPr>
        <w:t>Integrity Constraints Applied</w:t>
      </w:r>
    </w:p>
    <w:p w14:paraId="4A1F514A" w14:textId="77777777" w:rsidR="00EC4C3B" w:rsidRPr="00EC4C3B" w:rsidRDefault="00EC4C3B" w:rsidP="00EC4C3B">
      <w:pPr>
        <w:tabs>
          <w:tab w:val="left" w:pos="8123"/>
        </w:tabs>
      </w:pPr>
      <w:r w:rsidRPr="00EC4C3B">
        <w:t>The following constraints were implemented:</w:t>
      </w:r>
    </w:p>
    <w:p w14:paraId="2E7E522F" w14:textId="77777777" w:rsidR="00EC4C3B" w:rsidRPr="00EC4C3B" w:rsidRDefault="00EC4C3B" w:rsidP="00EC4C3B">
      <w:pPr>
        <w:numPr>
          <w:ilvl w:val="0"/>
          <w:numId w:val="19"/>
        </w:numPr>
        <w:tabs>
          <w:tab w:val="left" w:pos="8123"/>
        </w:tabs>
      </w:pPr>
      <w:r w:rsidRPr="00EC4C3B">
        <w:t>Primary Key constraints to uniquely identify records.</w:t>
      </w:r>
    </w:p>
    <w:p w14:paraId="3F23A7CC" w14:textId="77777777" w:rsidR="00EC4C3B" w:rsidRPr="00EC4C3B" w:rsidRDefault="00EC4C3B" w:rsidP="00EC4C3B">
      <w:pPr>
        <w:numPr>
          <w:ilvl w:val="0"/>
          <w:numId w:val="19"/>
        </w:numPr>
        <w:tabs>
          <w:tab w:val="left" w:pos="8123"/>
        </w:tabs>
      </w:pPr>
      <w:r w:rsidRPr="00EC4C3B">
        <w:t>Foreign Key constraints to maintain relationships.</w:t>
      </w:r>
    </w:p>
    <w:p w14:paraId="55E904F7" w14:textId="77777777" w:rsidR="00EC4C3B" w:rsidRPr="00EC4C3B" w:rsidRDefault="00EC4C3B" w:rsidP="00EC4C3B">
      <w:pPr>
        <w:numPr>
          <w:ilvl w:val="0"/>
          <w:numId w:val="19"/>
        </w:numPr>
        <w:tabs>
          <w:tab w:val="left" w:pos="8123"/>
        </w:tabs>
      </w:pPr>
      <w:r w:rsidRPr="00EC4C3B">
        <w:t xml:space="preserve">AUTO_INCREMENT for system-generated </w:t>
      </w:r>
      <w:proofErr w:type="spellStart"/>
      <w:r w:rsidRPr="00EC4C3B">
        <w:t>shortlist_id</w:t>
      </w:r>
      <w:proofErr w:type="spellEnd"/>
      <w:r w:rsidRPr="00EC4C3B">
        <w:t>.</w:t>
      </w:r>
    </w:p>
    <w:p w14:paraId="677058FC" w14:textId="77777777" w:rsidR="00EC4C3B" w:rsidRPr="00EC4C3B" w:rsidRDefault="00EC4C3B" w:rsidP="00EC4C3B">
      <w:pPr>
        <w:numPr>
          <w:ilvl w:val="0"/>
          <w:numId w:val="19"/>
        </w:numPr>
        <w:tabs>
          <w:tab w:val="left" w:pos="8123"/>
        </w:tabs>
      </w:pPr>
      <w:r w:rsidRPr="00EC4C3B">
        <w:t>NOT NULL constraints where required.</w:t>
      </w:r>
    </w:p>
    <w:p w14:paraId="3E02F881" w14:textId="77777777" w:rsidR="00BC3F0C" w:rsidRDefault="00BC3F0C" w:rsidP="00BC3F0C">
      <w:pPr>
        <w:tabs>
          <w:tab w:val="left" w:pos="8123"/>
        </w:tabs>
      </w:pPr>
    </w:p>
    <w:p w14:paraId="14C43375" w14:textId="7B614096" w:rsidR="00EC4C3B" w:rsidRPr="00BC3F0C" w:rsidRDefault="00EC4C3B" w:rsidP="00BC3F0C">
      <w:pPr>
        <w:tabs>
          <w:tab w:val="left" w:pos="8123"/>
        </w:tabs>
      </w:pPr>
      <w:r w:rsidRPr="00EC4C3B">
        <w:lastRenderedPageBreak/>
        <w:t>The ER model was successfully transformed into a relational schema using standard mapping techniques. The resulting schema maintains data consistency, eliminates redundancy, and ensures efficient query processing.</w:t>
      </w:r>
    </w:p>
    <w:p w14:paraId="3EB23499" w14:textId="77777777" w:rsidR="00BC3F0C" w:rsidRPr="00926CC4" w:rsidRDefault="00BC3F0C" w:rsidP="00926CC4">
      <w:pPr>
        <w:tabs>
          <w:tab w:val="left" w:pos="8123"/>
        </w:tabs>
        <w:rPr>
          <w:b/>
          <w:bCs/>
        </w:rPr>
      </w:pPr>
    </w:p>
    <w:p w14:paraId="54B31231" w14:textId="77777777" w:rsidR="00926CC4" w:rsidRDefault="00926CC4">
      <w:pPr>
        <w:rPr>
          <w:b/>
          <w:bCs/>
          <w:sz w:val="32"/>
          <w:szCs w:val="32"/>
        </w:rPr>
      </w:pPr>
      <w:r>
        <w:rPr>
          <w:b/>
          <w:bCs/>
          <w:sz w:val="32"/>
          <w:szCs w:val="32"/>
        </w:rPr>
        <w:br w:type="page"/>
      </w:r>
    </w:p>
    <w:p w14:paraId="16F962D5" w14:textId="05B3904A" w:rsidR="00204305" w:rsidRDefault="00204305" w:rsidP="00BA3EE6">
      <w:pPr>
        <w:tabs>
          <w:tab w:val="left" w:pos="8123"/>
        </w:tabs>
        <w:rPr>
          <w:b/>
          <w:bCs/>
          <w:sz w:val="32"/>
          <w:szCs w:val="32"/>
        </w:rPr>
        <w:pPrChange w:id="12" w:author="Lakshay Singh" w:date="2026-02-12T17:37:00Z" w16du:dateUtc="2026-02-12T12:07:00Z">
          <w:pPr>
            <w:tabs>
              <w:tab w:val="left" w:pos="8123"/>
            </w:tabs>
            <w:jc w:val="center"/>
          </w:pPr>
        </w:pPrChange>
      </w:pPr>
      <w:r w:rsidRPr="00204305">
        <w:rPr>
          <w:b/>
          <w:bCs/>
          <w:sz w:val="32"/>
          <w:szCs w:val="32"/>
        </w:rPr>
        <w:lastRenderedPageBreak/>
        <w:t>Normalization</w:t>
      </w:r>
    </w:p>
    <w:p w14:paraId="661E27F1" w14:textId="77777777" w:rsidR="00005F03" w:rsidRPr="00204305" w:rsidRDefault="00005F03" w:rsidP="00204305">
      <w:pPr>
        <w:tabs>
          <w:tab w:val="left" w:pos="8123"/>
        </w:tabs>
        <w:jc w:val="center"/>
        <w:rPr>
          <w:b/>
          <w:bCs/>
          <w:sz w:val="32"/>
          <w:szCs w:val="32"/>
        </w:rPr>
      </w:pPr>
    </w:p>
    <w:p w14:paraId="785134E1" w14:textId="77777777" w:rsidR="00204305" w:rsidRPr="00204305" w:rsidRDefault="00204305" w:rsidP="00204305">
      <w:pPr>
        <w:tabs>
          <w:tab w:val="left" w:pos="8123"/>
        </w:tabs>
      </w:pPr>
      <w:r w:rsidRPr="00204305">
        <w:t>Normalization is the process of organizing data in a database to reduce redundancy and improve data integrity. The proposed database for the Automated Resume Shortlisting System has been normalized up to Third Normal Form (3NF).</w:t>
      </w:r>
    </w:p>
    <w:p w14:paraId="5E66A215" w14:textId="77777777" w:rsidR="00204305" w:rsidRPr="00204305" w:rsidRDefault="00000000" w:rsidP="00204305">
      <w:pPr>
        <w:tabs>
          <w:tab w:val="left" w:pos="8123"/>
        </w:tabs>
      </w:pPr>
      <w:r>
        <w:pict w14:anchorId="6A2B3767">
          <v:rect id="_x0000_i1025" style="width:0;height:1.5pt" o:hralign="center" o:hrstd="t" o:hr="t" fillcolor="#a0a0a0" stroked="f"/>
        </w:pict>
      </w:r>
    </w:p>
    <w:p w14:paraId="2264F3B2" w14:textId="77777777" w:rsidR="00204305" w:rsidRPr="00204305" w:rsidRDefault="00204305" w:rsidP="00204305">
      <w:pPr>
        <w:tabs>
          <w:tab w:val="left" w:pos="8123"/>
        </w:tabs>
        <w:rPr>
          <w:b/>
          <w:bCs/>
        </w:rPr>
      </w:pPr>
      <w:r w:rsidRPr="00204305">
        <w:rPr>
          <w:b/>
          <w:bCs/>
        </w:rPr>
        <w:t>First Normal Form (1NF)</w:t>
      </w:r>
    </w:p>
    <w:p w14:paraId="15E5B501" w14:textId="77777777" w:rsidR="00204305" w:rsidRPr="00204305" w:rsidRDefault="00204305" w:rsidP="00204305">
      <w:pPr>
        <w:tabs>
          <w:tab w:val="left" w:pos="8123"/>
        </w:tabs>
      </w:pPr>
      <w:r w:rsidRPr="00204305">
        <w:t>A relation is in First Normal Form if:</w:t>
      </w:r>
    </w:p>
    <w:p w14:paraId="285DA9D4" w14:textId="77777777" w:rsidR="00204305" w:rsidRPr="00204305" w:rsidRDefault="00204305" w:rsidP="00204305">
      <w:pPr>
        <w:numPr>
          <w:ilvl w:val="0"/>
          <w:numId w:val="12"/>
        </w:numPr>
        <w:tabs>
          <w:tab w:val="left" w:pos="8123"/>
        </w:tabs>
      </w:pPr>
      <w:r w:rsidRPr="00204305">
        <w:t>All attributes contain atomic (indivisible) values.</w:t>
      </w:r>
    </w:p>
    <w:p w14:paraId="2C48E1EA" w14:textId="77777777" w:rsidR="00204305" w:rsidRPr="00204305" w:rsidRDefault="00204305" w:rsidP="00204305">
      <w:pPr>
        <w:numPr>
          <w:ilvl w:val="0"/>
          <w:numId w:val="12"/>
        </w:numPr>
        <w:tabs>
          <w:tab w:val="left" w:pos="8123"/>
        </w:tabs>
      </w:pPr>
      <w:r w:rsidRPr="00204305">
        <w:t>There are no repeating groups or multivalued attributes.</w:t>
      </w:r>
    </w:p>
    <w:p w14:paraId="030F94D2" w14:textId="77777777" w:rsidR="00204305" w:rsidRPr="00204305" w:rsidRDefault="00204305" w:rsidP="00204305">
      <w:pPr>
        <w:tabs>
          <w:tab w:val="left" w:pos="8123"/>
        </w:tabs>
      </w:pPr>
      <w:r w:rsidRPr="00204305">
        <w:t>In the proposed system:</w:t>
      </w:r>
    </w:p>
    <w:p w14:paraId="07CCE25B" w14:textId="77777777" w:rsidR="00204305" w:rsidRPr="00204305" w:rsidRDefault="00204305" w:rsidP="00204305">
      <w:pPr>
        <w:numPr>
          <w:ilvl w:val="0"/>
          <w:numId w:val="13"/>
        </w:numPr>
        <w:tabs>
          <w:tab w:val="left" w:pos="8123"/>
        </w:tabs>
      </w:pPr>
      <w:r w:rsidRPr="00204305">
        <w:t>Skills, projects, and experiences are stored in separate tables.</w:t>
      </w:r>
    </w:p>
    <w:p w14:paraId="5A147B06" w14:textId="77777777" w:rsidR="00204305" w:rsidRPr="00204305" w:rsidRDefault="00204305" w:rsidP="00204305">
      <w:pPr>
        <w:numPr>
          <w:ilvl w:val="0"/>
          <w:numId w:val="13"/>
        </w:numPr>
        <w:tabs>
          <w:tab w:val="left" w:pos="8123"/>
        </w:tabs>
      </w:pPr>
      <w:r w:rsidRPr="00204305">
        <w:t>No column contains multiple values in a single field.</w:t>
      </w:r>
    </w:p>
    <w:p w14:paraId="5EC08E54" w14:textId="77777777" w:rsidR="00204305" w:rsidRPr="00204305" w:rsidRDefault="00204305" w:rsidP="00204305">
      <w:pPr>
        <w:numPr>
          <w:ilvl w:val="0"/>
          <w:numId w:val="13"/>
        </w:numPr>
        <w:tabs>
          <w:tab w:val="left" w:pos="8123"/>
        </w:tabs>
      </w:pPr>
      <w:r w:rsidRPr="00204305">
        <w:t>Each record is uniquely identified using a primary key.</w:t>
      </w:r>
    </w:p>
    <w:p w14:paraId="1C21126C" w14:textId="77777777" w:rsidR="00204305" w:rsidRPr="00204305" w:rsidRDefault="00204305" w:rsidP="00204305">
      <w:pPr>
        <w:tabs>
          <w:tab w:val="left" w:pos="8123"/>
        </w:tabs>
      </w:pPr>
      <w:r w:rsidRPr="00204305">
        <w:t>Therefore, all tables satisfy First Normal Form (1NF).</w:t>
      </w:r>
    </w:p>
    <w:p w14:paraId="2889BDA6" w14:textId="77777777" w:rsidR="00486119" w:rsidRPr="00486119" w:rsidRDefault="00000000" w:rsidP="00486119">
      <w:pPr>
        <w:tabs>
          <w:tab w:val="left" w:pos="8123"/>
        </w:tabs>
      </w:pPr>
      <w:r>
        <w:pict w14:anchorId="75CF30A2">
          <v:rect id="_x0000_i1026" style="width:0;height:1.5pt" o:hralign="center" o:hrstd="t" o:hr="t" fillcolor="#a0a0a0" stroked="f"/>
        </w:pict>
      </w:r>
    </w:p>
    <w:p w14:paraId="473D5A74" w14:textId="77777777" w:rsidR="00486119" w:rsidRPr="00486119" w:rsidRDefault="00486119" w:rsidP="00486119">
      <w:pPr>
        <w:tabs>
          <w:tab w:val="left" w:pos="8123"/>
        </w:tabs>
        <w:rPr>
          <w:b/>
          <w:bCs/>
        </w:rPr>
      </w:pPr>
      <w:r w:rsidRPr="00486119">
        <w:rPr>
          <w:b/>
          <w:bCs/>
        </w:rPr>
        <w:t>Second Normal Form (2NF)</w:t>
      </w:r>
    </w:p>
    <w:p w14:paraId="17C3E31E" w14:textId="77777777" w:rsidR="00486119" w:rsidRPr="00486119" w:rsidRDefault="00486119" w:rsidP="00486119">
      <w:pPr>
        <w:tabs>
          <w:tab w:val="left" w:pos="8123"/>
        </w:tabs>
      </w:pPr>
      <w:r w:rsidRPr="00486119">
        <w:t>A relation is in Second Normal Form if:</w:t>
      </w:r>
    </w:p>
    <w:p w14:paraId="50ECBA9B" w14:textId="77777777" w:rsidR="00486119" w:rsidRPr="00486119" w:rsidRDefault="00486119" w:rsidP="00486119">
      <w:pPr>
        <w:numPr>
          <w:ilvl w:val="0"/>
          <w:numId w:val="14"/>
        </w:numPr>
        <w:tabs>
          <w:tab w:val="left" w:pos="8123"/>
        </w:tabs>
      </w:pPr>
      <w:r w:rsidRPr="00486119">
        <w:t>It is already in 1NF.</w:t>
      </w:r>
    </w:p>
    <w:p w14:paraId="24BFBBCE" w14:textId="77777777" w:rsidR="00486119" w:rsidRPr="00486119" w:rsidRDefault="00486119" w:rsidP="00486119">
      <w:pPr>
        <w:numPr>
          <w:ilvl w:val="0"/>
          <w:numId w:val="14"/>
        </w:numPr>
        <w:tabs>
          <w:tab w:val="left" w:pos="8123"/>
        </w:tabs>
      </w:pPr>
      <w:r w:rsidRPr="00486119">
        <w:t>All non-key attributes are fully functionally dependent on the entire primary key.</w:t>
      </w:r>
    </w:p>
    <w:p w14:paraId="6A948C19" w14:textId="77777777" w:rsidR="00486119" w:rsidRPr="00486119" w:rsidRDefault="00486119" w:rsidP="00486119">
      <w:pPr>
        <w:tabs>
          <w:tab w:val="left" w:pos="8123"/>
        </w:tabs>
      </w:pPr>
      <w:r w:rsidRPr="00486119">
        <w:t>In this system:</w:t>
      </w:r>
    </w:p>
    <w:p w14:paraId="5FCF991C" w14:textId="77777777" w:rsidR="00486119" w:rsidRPr="00486119" w:rsidRDefault="00486119" w:rsidP="00486119">
      <w:pPr>
        <w:numPr>
          <w:ilvl w:val="0"/>
          <w:numId w:val="15"/>
        </w:numPr>
        <w:tabs>
          <w:tab w:val="left" w:pos="8123"/>
        </w:tabs>
      </w:pPr>
      <w:r w:rsidRPr="00486119">
        <w:t>Tables such as CANDIDATE, SKILL, JOB, EXPERIENCE, PROJECT, and APPLICATION use single primary keys.</w:t>
      </w:r>
    </w:p>
    <w:p w14:paraId="3A31B4F1" w14:textId="77777777" w:rsidR="00486119" w:rsidRPr="00486119" w:rsidRDefault="00486119" w:rsidP="00486119">
      <w:pPr>
        <w:numPr>
          <w:ilvl w:val="0"/>
          <w:numId w:val="15"/>
        </w:numPr>
        <w:tabs>
          <w:tab w:val="left" w:pos="8123"/>
        </w:tabs>
      </w:pPr>
      <w:r w:rsidRPr="00486119">
        <w:t>The CANDIDATE_SKILL table resolves the many-to-many relationship and uses a composite key.</w:t>
      </w:r>
    </w:p>
    <w:p w14:paraId="1FF75F5D" w14:textId="77777777" w:rsidR="00486119" w:rsidRPr="00486119" w:rsidRDefault="00486119" w:rsidP="00486119">
      <w:pPr>
        <w:numPr>
          <w:ilvl w:val="0"/>
          <w:numId w:val="15"/>
        </w:numPr>
        <w:tabs>
          <w:tab w:val="left" w:pos="8123"/>
        </w:tabs>
      </w:pPr>
      <w:r w:rsidRPr="00486119">
        <w:t>There are no partial dependencies in any table.</w:t>
      </w:r>
    </w:p>
    <w:p w14:paraId="1F4561E7" w14:textId="77777777" w:rsidR="00005F03" w:rsidRDefault="00486119" w:rsidP="00005F03">
      <w:pPr>
        <w:tabs>
          <w:tab w:val="left" w:pos="8123"/>
        </w:tabs>
      </w:pPr>
      <w:r w:rsidRPr="00486119">
        <w:t>Hence, the database satisfies Second Normal Form (2NF).</w:t>
      </w:r>
    </w:p>
    <w:p w14:paraId="7D474016" w14:textId="6E2BBED8" w:rsidR="00005F03" w:rsidRPr="00005F03" w:rsidRDefault="00005F03" w:rsidP="00005F03">
      <w:pPr>
        <w:tabs>
          <w:tab w:val="left" w:pos="8123"/>
        </w:tabs>
      </w:pPr>
      <w:r w:rsidRPr="00005F03">
        <w:rPr>
          <w:b/>
          <w:bCs/>
        </w:rPr>
        <w:lastRenderedPageBreak/>
        <w:t>Third Normal Form (3NF)</w:t>
      </w:r>
    </w:p>
    <w:p w14:paraId="31727F4F" w14:textId="77777777" w:rsidR="00005F03" w:rsidRPr="00005F03" w:rsidRDefault="00005F03" w:rsidP="00005F03">
      <w:pPr>
        <w:tabs>
          <w:tab w:val="left" w:pos="8123"/>
        </w:tabs>
      </w:pPr>
      <w:r w:rsidRPr="00005F03">
        <w:t>A relation is in Third Normal Form if:</w:t>
      </w:r>
    </w:p>
    <w:p w14:paraId="108AC228" w14:textId="77777777" w:rsidR="00005F03" w:rsidRPr="00005F03" w:rsidRDefault="00005F03" w:rsidP="00005F03">
      <w:pPr>
        <w:numPr>
          <w:ilvl w:val="0"/>
          <w:numId w:val="16"/>
        </w:numPr>
        <w:tabs>
          <w:tab w:val="left" w:pos="8123"/>
        </w:tabs>
      </w:pPr>
      <w:r w:rsidRPr="00005F03">
        <w:t>It is already in 2NF.</w:t>
      </w:r>
    </w:p>
    <w:p w14:paraId="364744CF" w14:textId="77777777" w:rsidR="00005F03" w:rsidRPr="00005F03" w:rsidRDefault="00005F03" w:rsidP="00005F03">
      <w:pPr>
        <w:numPr>
          <w:ilvl w:val="0"/>
          <w:numId w:val="16"/>
        </w:numPr>
        <w:tabs>
          <w:tab w:val="left" w:pos="8123"/>
        </w:tabs>
      </w:pPr>
      <w:r w:rsidRPr="00005F03">
        <w:t>There are no transitive dependencies.</w:t>
      </w:r>
    </w:p>
    <w:p w14:paraId="67278F97" w14:textId="77777777" w:rsidR="00005F03" w:rsidRPr="00005F03" w:rsidRDefault="00005F03" w:rsidP="00005F03">
      <w:pPr>
        <w:numPr>
          <w:ilvl w:val="0"/>
          <w:numId w:val="16"/>
        </w:numPr>
        <w:tabs>
          <w:tab w:val="left" w:pos="8123"/>
        </w:tabs>
      </w:pPr>
      <w:r w:rsidRPr="00005F03">
        <w:t>Non-key attributes depend only on the primary key.</w:t>
      </w:r>
    </w:p>
    <w:p w14:paraId="73BC7E40" w14:textId="77777777" w:rsidR="00005F03" w:rsidRPr="00005F03" w:rsidRDefault="00005F03" w:rsidP="00005F03">
      <w:pPr>
        <w:tabs>
          <w:tab w:val="left" w:pos="8123"/>
        </w:tabs>
      </w:pPr>
      <w:r w:rsidRPr="00005F03">
        <w:t>In the proposed schema:</w:t>
      </w:r>
    </w:p>
    <w:p w14:paraId="21445AC2" w14:textId="77777777" w:rsidR="00005F03" w:rsidRPr="00005F03" w:rsidRDefault="00005F03" w:rsidP="00005F03">
      <w:pPr>
        <w:numPr>
          <w:ilvl w:val="0"/>
          <w:numId w:val="17"/>
        </w:numPr>
        <w:tabs>
          <w:tab w:val="left" w:pos="8123"/>
        </w:tabs>
      </w:pPr>
      <w:r w:rsidRPr="00005F03">
        <w:t>Candidate details are stored only in the CANDIDATE table.</w:t>
      </w:r>
    </w:p>
    <w:p w14:paraId="565A818B" w14:textId="77777777" w:rsidR="00005F03" w:rsidRPr="00005F03" w:rsidRDefault="00005F03" w:rsidP="00005F03">
      <w:pPr>
        <w:numPr>
          <w:ilvl w:val="0"/>
          <w:numId w:val="17"/>
        </w:numPr>
        <w:tabs>
          <w:tab w:val="left" w:pos="8123"/>
        </w:tabs>
      </w:pPr>
      <w:r w:rsidRPr="00005F03">
        <w:t>Job details are stored only in the JOB table.</w:t>
      </w:r>
    </w:p>
    <w:p w14:paraId="69288CC2" w14:textId="77777777" w:rsidR="00005F03" w:rsidRPr="00005F03" w:rsidRDefault="00005F03" w:rsidP="00005F03">
      <w:pPr>
        <w:numPr>
          <w:ilvl w:val="0"/>
          <w:numId w:val="17"/>
        </w:numPr>
        <w:tabs>
          <w:tab w:val="left" w:pos="8123"/>
        </w:tabs>
      </w:pPr>
      <w:r w:rsidRPr="00005F03">
        <w:t>Skill information is maintained separately in the SKILL table.</w:t>
      </w:r>
    </w:p>
    <w:p w14:paraId="53ACD175" w14:textId="77777777" w:rsidR="00005F03" w:rsidRPr="00005F03" w:rsidRDefault="00005F03" w:rsidP="00005F03">
      <w:pPr>
        <w:numPr>
          <w:ilvl w:val="0"/>
          <w:numId w:val="17"/>
        </w:numPr>
        <w:tabs>
          <w:tab w:val="left" w:pos="8123"/>
        </w:tabs>
      </w:pPr>
      <w:r w:rsidRPr="00005F03">
        <w:t>Experience and project information are stored independently.</w:t>
      </w:r>
    </w:p>
    <w:p w14:paraId="27EC4D52" w14:textId="77777777" w:rsidR="00005F03" w:rsidRPr="00005F03" w:rsidRDefault="00005F03" w:rsidP="00005F03">
      <w:pPr>
        <w:tabs>
          <w:tab w:val="left" w:pos="8123"/>
        </w:tabs>
      </w:pPr>
      <w:r w:rsidRPr="00005F03">
        <w:t>No non-key attribute depends on another non-key attribute. Therefore, the database satisfies Third Normal Form (3NF).</w:t>
      </w:r>
    </w:p>
    <w:p w14:paraId="2F5F1822" w14:textId="77777777" w:rsidR="00005F03" w:rsidRPr="00005F03" w:rsidRDefault="00000000" w:rsidP="00005F03">
      <w:pPr>
        <w:tabs>
          <w:tab w:val="left" w:pos="8123"/>
        </w:tabs>
      </w:pPr>
      <w:r>
        <w:pict w14:anchorId="6316D070">
          <v:rect id="_x0000_i1027" style="width:0;height:1.5pt" o:hralign="center" o:hrstd="t" o:hr="t" fillcolor="#a0a0a0" stroked="f"/>
        </w:pict>
      </w:r>
    </w:p>
    <w:p w14:paraId="6E2DA5EB" w14:textId="77777777" w:rsidR="00005F03" w:rsidRPr="00005F03" w:rsidRDefault="00005F03" w:rsidP="00005F03">
      <w:pPr>
        <w:tabs>
          <w:tab w:val="left" w:pos="8123"/>
        </w:tabs>
        <w:rPr>
          <w:b/>
          <w:bCs/>
        </w:rPr>
      </w:pPr>
      <w:r w:rsidRPr="00005F03">
        <w:rPr>
          <w:b/>
          <w:bCs/>
        </w:rPr>
        <w:t>Conclusion of Normalization</w:t>
      </w:r>
    </w:p>
    <w:p w14:paraId="684312D8" w14:textId="77777777" w:rsidR="00005F03" w:rsidRDefault="00005F03" w:rsidP="00005F03">
      <w:pPr>
        <w:tabs>
          <w:tab w:val="left" w:pos="8123"/>
        </w:tabs>
      </w:pPr>
      <w:r w:rsidRPr="00005F03">
        <w:t>The final normalized structure eliminates redundancy, prevents update anomalies, and ensures data consistency. The database design is efficient and suitable for scalable implementation.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33"/>
        <w:gridCol w:w="30"/>
        <w:gridCol w:w="4218"/>
        <w:gridCol w:w="45"/>
      </w:tblGrid>
      <w:tr w:rsidR="00741DA0" w:rsidRPr="00741DA0" w14:paraId="0CDCE815" w14:textId="77777777">
        <w:trPr>
          <w:gridAfter w:val="1"/>
          <w:tblHeader/>
          <w:tblCellSpacing w:w="15" w:type="dxa"/>
        </w:trPr>
        <w:tc>
          <w:tcPr>
            <w:tcW w:w="0" w:type="auto"/>
            <w:gridSpan w:val="2"/>
            <w:vAlign w:val="center"/>
            <w:hideMark/>
          </w:tcPr>
          <w:p w14:paraId="32F864A5" w14:textId="77777777" w:rsidR="00741DA0" w:rsidRPr="00741DA0" w:rsidRDefault="00741DA0" w:rsidP="00741DA0">
            <w:pPr>
              <w:tabs>
                <w:tab w:val="left" w:pos="8123"/>
              </w:tabs>
              <w:rPr>
                <w:b/>
                <w:bCs/>
              </w:rPr>
            </w:pPr>
            <w:r w:rsidRPr="00741DA0">
              <w:rPr>
                <w:b/>
                <w:bCs/>
              </w:rPr>
              <w:t>Functional Dependency</w:t>
            </w:r>
          </w:p>
        </w:tc>
        <w:tc>
          <w:tcPr>
            <w:tcW w:w="0" w:type="auto"/>
            <w:vAlign w:val="center"/>
            <w:hideMark/>
          </w:tcPr>
          <w:p w14:paraId="7E39DCEA" w14:textId="77777777" w:rsidR="00741DA0" w:rsidRPr="00741DA0" w:rsidRDefault="00741DA0" w:rsidP="00741DA0">
            <w:pPr>
              <w:tabs>
                <w:tab w:val="left" w:pos="8123"/>
              </w:tabs>
              <w:rPr>
                <w:b/>
                <w:bCs/>
              </w:rPr>
            </w:pPr>
            <w:r w:rsidRPr="00741DA0">
              <w:rPr>
                <w:b/>
                <w:bCs/>
              </w:rPr>
              <w:t>Violates</w:t>
            </w:r>
          </w:p>
        </w:tc>
      </w:tr>
      <w:tr w:rsidR="00741DA0" w:rsidRPr="00741DA0" w14:paraId="44086E5E" w14:textId="77777777">
        <w:trPr>
          <w:gridAfter w:val="1"/>
          <w:tblCellSpacing w:w="15" w:type="dxa"/>
        </w:trPr>
        <w:tc>
          <w:tcPr>
            <w:tcW w:w="0" w:type="auto"/>
            <w:gridSpan w:val="2"/>
            <w:vAlign w:val="center"/>
            <w:hideMark/>
          </w:tcPr>
          <w:p w14:paraId="11C036D6" w14:textId="77777777" w:rsidR="00741DA0" w:rsidRPr="00741DA0" w:rsidRDefault="00741DA0" w:rsidP="00741DA0">
            <w:pPr>
              <w:tabs>
                <w:tab w:val="left" w:pos="8123"/>
              </w:tabs>
            </w:pPr>
            <w:proofErr w:type="spellStart"/>
            <w:r w:rsidRPr="00741DA0">
              <w:t>candidate_id</w:t>
            </w:r>
            <w:proofErr w:type="spellEnd"/>
            <w:r w:rsidRPr="00741DA0">
              <w:t xml:space="preserve"> → name, email, phone, qualification</w:t>
            </w:r>
          </w:p>
        </w:tc>
        <w:tc>
          <w:tcPr>
            <w:tcW w:w="0" w:type="auto"/>
            <w:vAlign w:val="center"/>
            <w:hideMark/>
          </w:tcPr>
          <w:p w14:paraId="160474FB" w14:textId="77777777" w:rsidR="00741DA0" w:rsidRPr="00741DA0" w:rsidRDefault="00741DA0" w:rsidP="00741DA0">
            <w:pPr>
              <w:tabs>
                <w:tab w:val="left" w:pos="8123"/>
              </w:tabs>
            </w:pPr>
            <w:r w:rsidRPr="00741DA0">
              <w:t>No violation</w:t>
            </w:r>
          </w:p>
        </w:tc>
      </w:tr>
      <w:tr w:rsidR="00741DA0" w:rsidRPr="00741DA0" w14:paraId="43BC39DE" w14:textId="77777777">
        <w:trPr>
          <w:gridAfter w:val="1"/>
          <w:tblCellSpacing w:w="15" w:type="dxa"/>
        </w:trPr>
        <w:tc>
          <w:tcPr>
            <w:tcW w:w="0" w:type="auto"/>
            <w:gridSpan w:val="2"/>
            <w:vAlign w:val="center"/>
            <w:hideMark/>
          </w:tcPr>
          <w:p w14:paraId="127ED3EF" w14:textId="77777777" w:rsidR="00741DA0" w:rsidRPr="00741DA0" w:rsidRDefault="00741DA0" w:rsidP="00741DA0">
            <w:pPr>
              <w:tabs>
                <w:tab w:val="left" w:pos="8123"/>
              </w:tabs>
            </w:pPr>
            <w:proofErr w:type="spellStart"/>
            <w:r w:rsidRPr="00741DA0">
              <w:t>skill_id</w:t>
            </w:r>
            <w:proofErr w:type="spellEnd"/>
            <w:r w:rsidRPr="00741DA0">
              <w:t xml:space="preserve"> → </w:t>
            </w:r>
            <w:proofErr w:type="spellStart"/>
            <w:r w:rsidRPr="00741DA0">
              <w:t>skill_name</w:t>
            </w:r>
            <w:proofErr w:type="spellEnd"/>
          </w:p>
        </w:tc>
        <w:tc>
          <w:tcPr>
            <w:tcW w:w="0" w:type="auto"/>
            <w:vAlign w:val="center"/>
            <w:hideMark/>
          </w:tcPr>
          <w:p w14:paraId="26952BC0" w14:textId="77777777" w:rsidR="00741DA0" w:rsidRPr="00741DA0" w:rsidRDefault="00741DA0" w:rsidP="00741DA0">
            <w:pPr>
              <w:tabs>
                <w:tab w:val="left" w:pos="8123"/>
              </w:tabs>
            </w:pPr>
            <w:r w:rsidRPr="00741DA0">
              <w:t>No violation</w:t>
            </w:r>
          </w:p>
        </w:tc>
      </w:tr>
      <w:tr w:rsidR="00741DA0" w:rsidRPr="00741DA0" w14:paraId="146DAFC7" w14:textId="77777777">
        <w:trPr>
          <w:gridAfter w:val="1"/>
          <w:tblCellSpacing w:w="15" w:type="dxa"/>
        </w:trPr>
        <w:tc>
          <w:tcPr>
            <w:tcW w:w="0" w:type="auto"/>
            <w:gridSpan w:val="2"/>
            <w:vAlign w:val="center"/>
            <w:hideMark/>
          </w:tcPr>
          <w:p w14:paraId="2704E0AD" w14:textId="77777777" w:rsidR="00741DA0" w:rsidRPr="00741DA0" w:rsidRDefault="00741DA0" w:rsidP="00741DA0">
            <w:pPr>
              <w:tabs>
                <w:tab w:val="left" w:pos="8123"/>
              </w:tabs>
            </w:pPr>
            <w:proofErr w:type="spellStart"/>
            <w:r w:rsidRPr="00741DA0">
              <w:t>exp_id</w:t>
            </w:r>
            <w:proofErr w:type="spellEnd"/>
            <w:r w:rsidRPr="00741DA0">
              <w:t xml:space="preserve"> → </w:t>
            </w:r>
            <w:proofErr w:type="spellStart"/>
            <w:r w:rsidRPr="00741DA0">
              <w:t>company_name</w:t>
            </w:r>
            <w:proofErr w:type="spellEnd"/>
            <w:r w:rsidRPr="00741DA0">
              <w:t xml:space="preserve">, role, </w:t>
            </w:r>
            <w:proofErr w:type="spellStart"/>
            <w:r w:rsidRPr="00741DA0">
              <w:t>years_of_experience</w:t>
            </w:r>
            <w:proofErr w:type="spellEnd"/>
          </w:p>
        </w:tc>
        <w:tc>
          <w:tcPr>
            <w:tcW w:w="0" w:type="auto"/>
            <w:vAlign w:val="center"/>
            <w:hideMark/>
          </w:tcPr>
          <w:p w14:paraId="012C1D53" w14:textId="77777777" w:rsidR="00741DA0" w:rsidRPr="00741DA0" w:rsidRDefault="00741DA0" w:rsidP="00741DA0">
            <w:pPr>
              <w:tabs>
                <w:tab w:val="left" w:pos="8123"/>
              </w:tabs>
            </w:pPr>
            <w:r w:rsidRPr="00741DA0">
              <w:t>No violation</w:t>
            </w:r>
          </w:p>
        </w:tc>
      </w:tr>
      <w:tr w:rsidR="00741DA0" w:rsidRPr="00741DA0" w14:paraId="4C20C772" w14:textId="77777777">
        <w:trPr>
          <w:gridAfter w:val="1"/>
          <w:tblCellSpacing w:w="15" w:type="dxa"/>
        </w:trPr>
        <w:tc>
          <w:tcPr>
            <w:tcW w:w="0" w:type="auto"/>
            <w:gridSpan w:val="2"/>
            <w:vAlign w:val="center"/>
            <w:hideMark/>
          </w:tcPr>
          <w:p w14:paraId="4EFD28BB" w14:textId="77777777" w:rsidR="00741DA0" w:rsidRPr="00741DA0" w:rsidRDefault="00741DA0" w:rsidP="00741DA0">
            <w:pPr>
              <w:tabs>
                <w:tab w:val="left" w:pos="8123"/>
              </w:tabs>
            </w:pPr>
            <w:proofErr w:type="spellStart"/>
            <w:r w:rsidRPr="00741DA0">
              <w:t>project_id</w:t>
            </w:r>
            <w:proofErr w:type="spellEnd"/>
            <w:r w:rsidRPr="00741DA0">
              <w:t xml:space="preserve"> → </w:t>
            </w:r>
            <w:proofErr w:type="spellStart"/>
            <w:r w:rsidRPr="00741DA0">
              <w:t>project_title</w:t>
            </w:r>
            <w:proofErr w:type="spellEnd"/>
            <w:r w:rsidRPr="00741DA0">
              <w:t xml:space="preserve">, </w:t>
            </w:r>
            <w:proofErr w:type="spellStart"/>
            <w:r w:rsidRPr="00741DA0">
              <w:t>technologies_used</w:t>
            </w:r>
            <w:proofErr w:type="spellEnd"/>
          </w:p>
        </w:tc>
        <w:tc>
          <w:tcPr>
            <w:tcW w:w="0" w:type="auto"/>
            <w:vAlign w:val="center"/>
            <w:hideMark/>
          </w:tcPr>
          <w:p w14:paraId="61105F31" w14:textId="77777777" w:rsidR="00741DA0" w:rsidRPr="00741DA0" w:rsidRDefault="00741DA0" w:rsidP="00741DA0">
            <w:pPr>
              <w:tabs>
                <w:tab w:val="left" w:pos="8123"/>
              </w:tabs>
            </w:pPr>
            <w:r w:rsidRPr="00741DA0">
              <w:t>No violation</w:t>
            </w:r>
          </w:p>
        </w:tc>
      </w:tr>
      <w:tr w:rsidR="00741DA0" w:rsidRPr="00741DA0" w14:paraId="2EEF85B3" w14:textId="77777777">
        <w:trPr>
          <w:gridAfter w:val="1"/>
          <w:tblCellSpacing w:w="15" w:type="dxa"/>
        </w:trPr>
        <w:tc>
          <w:tcPr>
            <w:tcW w:w="0" w:type="auto"/>
            <w:gridSpan w:val="2"/>
            <w:vAlign w:val="center"/>
            <w:hideMark/>
          </w:tcPr>
          <w:p w14:paraId="209048CB" w14:textId="77777777" w:rsidR="00741DA0" w:rsidRPr="00741DA0" w:rsidRDefault="00741DA0" w:rsidP="00741DA0">
            <w:pPr>
              <w:tabs>
                <w:tab w:val="left" w:pos="8123"/>
              </w:tabs>
            </w:pPr>
            <w:proofErr w:type="spellStart"/>
            <w:r w:rsidRPr="00741DA0">
              <w:t>job_id</w:t>
            </w:r>
            <w:proofErr w:type="spellEnd"/>
            <w:r w:rsidRPr="00741DA0">
              <w:t xml:space="preserve"> → </w:t>
            </w:r>
            <w:proofErr w:type="spellStart"/>
            <w:r w:rsidRPr="00741DA0">
              <w:t>job_title</w:t>
            </w:r>
            <w:proofErr w:type="spellEnd"/>
            <w:r w:rsidRPr="00741DA0">
              <w:t xml:space="preserve">, </w:t>
            </w:r>
            <w:proofErr w:type="spellStart"/>
            <w:r w:rsidRPr="00741DA0">
              <w:t>min_experience</w:t>
            </w:r>
            <w:proofErr w:type="spellEnd"/>
          </w:p>
        </w:tc>
        <w:tc>
          <w:tcPr>
            <w:tcW w:w="0" w:type="auto"/>
            <w:vAlign w:val="center"/>
            <w:hideMark/>
          </w:tcPr>
          <w:p w14:paraId="5A454832" w14:textId="77777777" w:rsidR="00741DA0" w:rsidRPr="00741DA0" w:rsidRDefault="00741DA0" w:rsidP="00741DA0">
            <w:pPr>
              <w:tabs>
                <w:tab w:val="left" w:pos="8123"/>
              </w:tabs>
            </w:pPr>
            <w:r w:rsidRPr="00741DA0">
              <w:t>No violation</w:t>
            </w:r>
          </w:p>
        </w:tc>
      </w:tr>
      <w:tr w:rsidR="00741DA0" w:rsidRPr="00741DA0" w14:paraId="64565307" w14:textId="77777777">
        <w:trPr>
          <w:gridAfter w:val="1"/>
          <w:tblCellSpacing w:w="15" w:type="dxa"/>
        </w:trPr>
        <w:tc>
          <w:tcPr>
            <w:tcW w:w="0" w:type="auto"/>
            <w:gridSpan w:val="2"/>
            <w:vAlign w:val="center"/>
            <w:hideMark/>
          </w:tcPr>
          <w:p w14:paraId="35E8EE35" w14:textId="77777777" w:rsidR="00741DA0" w:rsidRPr="00741DA0" w:rsidRDefault="00741DA0" w:rsidP="00741DA0">
            <w:pPr>
              <w:tabs>
                <w:tab w:val="left" w:pos="8123"/>
              </w:tabs>
            </w:pPr>
            <w:proofErr w:type="spellStart"/>
            <w:r w:rsidRPr="00741DA0">
              <w:t>application_id</w:t>
            </w:r>
            <w:proofErr w:type="spellEnd"/>
            <w:r w:rsidRPr="00741DA0">
              <w:t xml:space="preserve"> → </w:t>
            </w:r>
            <w:proofErr w:type="spellStart"/>
            <w:r w:rsidRPr="00741DA0">
              <w:t>candidate_id</w:t>
            </w:r>
            <w:proofErr w:type="spellEnd"/>
            <w:r w:rsidRPr="00741DA0">
              <w:t xml:space="preserve">, </w:t>
            </w:r>
            <w:proofErr w:type="spellStart"/>
            <w:r w:rsidRPr="00741DA0">
              <w:t>job_id</w:t>
            </w:r>
            <w:proofErr w:type="spellEnd"/>
            <w:r w:rsidRPr="00741DA0">
              <w:t xml:space="preserve">, </w:t>
            </w:r>
            <w:proofErr w:type="spellStart"/>
            <w:r w:rsidRPr="00741DA0">
              <w:t>application_date</w:t>
            </w:r>
            <w:proofErr w:type="spellEnd"/>
            <w:r w:rsidRPr="00741DA0">
              <w:t>, status</w:t>
            </w:r>
          </w:p>
        </w:tc>
        <w:tc>
          <w:tcPr>
            <w:tcW w:w="0" w:type="auto"/>
            <w:vAlign w:val="center"/>
            <w:hideMark/>
          </w:tcPr>
          <w:p w14:paraId="44073A59" w14:textId="77777777" w:rsidR="00741DA0" w:rsidRPr="00741DA0" w:rsidRDefault="00741DA0" w:rsidP="00741DA0">
            <w:pPr>
              <w:tabs>
                <w:tab w:val="left" w:pos="8123"/>
              </w:tabs>
            </w:pPr>
            <w:r w:rsidRPr="00741DA0">
              <w:t>No violation</w:t>
            </w:r>
          </w:p>
        </w:tc>
      </w:tr>
      <w:tr w:rsidR="00741DA0" w:rsidRPr="00741DA0" w14:paraId="2FE56415" w14:textId="77777777">
        <w:trPr>
          <w:tblCellSpacing w:w="15" w:type="dxa"/>
        </w:trPr>
        <w:tc>
          <w:tcPr>
            <w:tcW w:w="0" w:type="auto"/>
            <w:vAlign w:val="center"/>
            <w:hideMark/>
          </w:tcPr>
          <w:p w14:paraId="5EBC268E" w14:textId="77777777" w:rsidR="00741DA0" w:rsidRPr="00741DA0" w:rsidRDefault="00741DA0" w:rsidP="00741DA0">
            <w:pPr>
              <w:tabs>
                <w:tab w:val="left" w:pos="8123"/>
              </w:tabs>
            </w:pPr>
            <w:proofErr w:type="spellStart"/>
            <w:r w:rsidRPr="00741DA0">
              <w:t>application_id</w:t>
            </w:r>
            <w:proofErr w:type="spellEnd"/>
            <w:r w:rsidRPr="00741DA0">
              <w:t xml:space="preserve"> → score, decision</w:t>
            </w:r>
          </w:p>
        </w:tc>
        <w:tc>
          <w:tcPr>
            <w:tcW w:w="0" w:type="auto"/>
            <w:gridSpan w:val="3"/>
            <w:vAlign w:val="center"/>
            <w:hideMark/>
          </w:tcPr>
          <w:p w14:paraId="73200ED1" w14:textId="77777777" w:rsidR="00741DA0" w:rsidRPr="00741DA0" w:rsidRDefault="00741DA0" w:rsidP="00741DA0">
            <w:pPr>
              <w:tabs>
                <w:tab w:val="left" w:pos="8123"/>
              </w:tabs>
            </w:pPr>
            <w:r w:rsidRPr="00741DA0">
              <w:t>Removed via Shortlist table (avoids transitive dependency)</w:t>
            </w:r>
          </w:p>
        </w:tc>
      </w:tr>
    </w:tbl>
    <w:p w14:paraId="7C82F781" w14:textId="0D35DA35" w:rsidR="0066381B" w:rsidRDefault="00FC69B7" w:rsidP="00BA3EE6">
      <w:pPr>
        <w:tabs>
          <w:tab w:val="left" w:pos="8123"/>
        </w:tabs>
        <w:rPr>
          <w:b/>
          <w:bCs/>
          <w:sz w:val="32"/>
          <w:szCs w:val="32"/>
        </w:rPr>
        <w:pPrChange w:id="13" w:author="Lakshay Singh" w:date="2026-02-12T17:38:00Z" w16du:dateUtc="2026-02-12T12:08:00Z">
          <w:pPr>
            <w:tabs>
              <w:tab w:val="left" w:pos="8123"/>
            </w:tabs>
            <w:jc w:val="center"/>
          </w:pPr>
        </w:pPrChange>
      </w:pPr>
      <w:r w:rsidRPr="00FC69B7">
        <w:rPr>
          <w:b/>
          <w:bCs/>
          <w:sz w:val="32"/>
          <w:szCs w:val="32"/>
        </w:rPr>
        <w:lastRenderedPageBreak/>
        <w:t>NORMALIZATION RULES ON DATABASE</w:t>
      </w:r>
    </w:p>
    <w:p w14:paraId="5DAD7976" w14:textId="77777777" w:rsidR="00513DD9" w:rsidRPr="00513DD9" w:rsidRDefault="00513DD9" w:rsidP="00513DD9">
      <w:pPr>
        <w:tabs>
          <w:tab w:val="left" w:pos="8123"/>
        </w:tabs>
        <w:rPr>
          <w:b/>
          <w:bCs/>
          <w:sz w:val="24"/>
          <w:szCs w:val="24"/>
        </w:rPr>
      </w:pPr>
      <w:r w:rsidRPr="00513DD9">
        <w:rPr>
          <w:b/>
          <w:bCs/>
          <w:sz w:val="24"/>
          <w:szCs w:val="24"/>
        </w:rPr>
        <w:t>Normalizing Tables into 3NF</w:t>
      </w:r>
    </w:p>
    <w:p w14:paraId="63198486" w14:textId="77777777" w:rsidR="00513DD9" w:rsidRDefault="00513DD9" w:rsidP="00513DD9">
      <w:pPr>
        <w:tabs>
          <w:tab w:val="left" w:pos="8123"/>
        </w:tabs>
        <w:rPr>
          <w:b/>
          <w:bCs/>
          <w:sz w:val="24"/>
          <w:szCs w:val="24"/>
        </w:rPr>
      </w:pPr>
      <w:r w:rsidRPr="00513DD9">
        <w:rPr>
          <w:b/>
          <w:bCs/>
          <w:sz w:val="24"/>
          <w:szCs w:val="24"/>
        </w:rPr>
        <w:t>Tables After Normalization</w:t>
      </w:r>
    </w:p>
    <w:p w14:paraId="7943538A" w14:textId="77777777" w:rsidR="00513DD9" w:rsidRDefault="00513DD9" w:rsidP="00513DD9">
      <w:pPr>
        <w:tabs>
          <w:tab w:val="left" w:pos="8123"/>
        </w:tabs>
        <w:rPr>
          <w:b/>
          <w:bCs/>
          <w:sz w:val="24"/>
          <w:szCs w:val="24"/>
        </w:rPr>
      </w:pPr>
    </w:p>
    <w:p w14:paraId="714D9C7A" w14:textId="77777777" w:rsidR="00513DD9" w:rsidRPr="00513DD9" w:rsidRDefault="00513DD9" w:rsidP="00513DD9">
      <w:pPr>
        <w:tabs>
          <w:tab w:val="left" w:pos="8123"/>
        </w:tabs>
        <w:rPr>
          <w:sz w:val="24"/>
          <w:szCs w:val="24"/>
        </w:rPr>
      </w:pPr>
      <w:r w:rsidRPr="00513DD9">
        <w:rPr>
          <w:sz w:val="24"/>
          <w:szCs w:val="24"/>
        </w:rPr>
        <w:t>CANDIDATE (</w:t>
      </w:r>
      <w:proofErr w:type="spellStart"/>
      <w:r w:rsidRPr="00513DD9">
        <w:rPr>
          <w:sz w:val="24"/>
          <w:szCs w:val="24"/>
        </w:rPr>
        <w:t>candidate_id</w:t>
      </w:r>
      <w:proofErr w:type="spellEnd"/>
      <w:r w:rsidRPr="00513DD9">
        <w:rPr>
          <w:sz w:val="24"/>
          <w:szCs w:val="24"/>
        </w:rPr>
        <w:t>, name, email, phone, qualification)</w:t>
      </w:r>
    </w:p>
    <w:p w14:paraId="4978F2E0" w14:textId="77777777" w:rsidR="00513DD9" w:rsidRPr="00513DD9" w:rsidRDefault="00513DD9" w:rsidP="00513DD9">
      <w:pPr>
        <w:tabs>
          <w:tab w:val="left" w:pos="8123"/>
        </w:tabs>
        <w:rPr>
          <w:sz w:val="24"/>
          <w:szCs w:val="24"/>
        </w:rPr>
      </w:pPr>
    </w:p>
    <w:p w14:paraId="400A4D46" w14:textId="77777777" w:rsidR="00513DD9" w:rsidRPr="00513DD9" w:rsidRDefault="00513DD9" w:rsidP="00513DD9">
      <w:pPr>
        <w:tabs>
          <w:tab w:val="left" w:pos="8123"/>
        </w:tabs>
        <w:rPr>
          <w:sz w:val="24"/>
          <w:szCs w:val="24"/>
        </w:rPr>
      </w:pPr>
      <w:r w:rsidRPr="00513DD9">
        <w:rPr>
          <w:sz w:val="24"/>
          <w:szCs w:val="24"/>
        </w:rPr>
        <w:t>SKILL (</w:t>
      </w:r>
      <w:proofErr w:type="spellStart"/>
      <w:r w:rsidRPr="00513DD9">
        <w:rPr>
          <w:sz w:val="24"/>
          <w:szCs w:val="24"/>
        </w:rPr>
        <w:t>skill_id</w:t>
      </w:r>
      <w:proofErr w:type="spellEnd"/>
      <w:r w:rsidRPr="00513DD9">
        <w:rPr>
          <w:sz w:val="24"/>
          <w:szCs w:val="24"/>
        </w:rPr>
        <w:t xml:space="preserve">, </w:t>
      </w:r>
      <w:proofErr w:type="spellStart"/>
      <w:r w:rsidRPr="00513DD9">
        <w:rPr>
          <w:sz w:val="24"/>
          <w:szCs w:val="24"/>
        </w:rPr>
        <w:t>skill_name</w:t>
      </w:r>
      <w:proofErr w:type="spellEnd"/>
      <w:r w:rsidRPr="00513DD9">
        <w:rPr>
          <w:sz w:val="24"/>
          <w:szCs w:val="24"/>
        </w:rPr>
        <w:t>)</w:t>
      </w:r>
    </w:p>
    <w:p w14:paraId="66433E5C" w14:textId="77777777" w:rsidR="00513DD9" w:rsidRPr="00513DD9" w:rsidRDefault="00513DD9" w:rsidP="00513DD9">
      <w:pPr>
        <w:tabs>
          <w:tab w:val="left" w:pos="8123"/>
        </w:tabs>
        <w:rPr>
          <w:sz w:val="24"/>
          <w:szCs w:val="24"/>
        </w:rPr>
      </w:pPr>
    </w:p>
    <w:p w14:paraId="3CBC37A6" w14:textId="77777777" w:rsidR="00513DD9" w:rsidRPr="00513DD9" w:rsidRDefault="00513DD9" w:rsidP="00513DD9">
      <w:pPr>
        <w:tabs>
          <w:tab w:val="left" w:pos="8123"/>
        </w:tabs>
        <w:rPr>
          <w:sz w:val="24"/>
          <w:szCs w:val="24"/>
        </w:rPr>
      </w:pPr>
      <w:r w:rsidRPr="00513DD9">
        <w:rPr>
          <w:sz w:val="24"/>
          <w:szCs w:val="24"/>
        </w:rPr>
        <w:t>CANDIDATE_SKILL (</w:t>
      </w:r>
      <w:proofErr w:type="spellStart"/>
      <w:r w:rsidRPr="00513DD9">
        <w:rPr>
          <w:sz w:val="24"/>
          <w:szCs w:val="24"/>
        </w:rPr>
        <w:t>candidate_id</w:t>
      </w:r>
      <w:proofErr w:type="spellEnd"/>
      <w:r w:rsidRPr="00513DD9">
        <w:rPr>
          <w:sz w:val="24"/>
          <w:szCs w:val="24"/>
        </w:rPr>
        <w:t xml:space="preserve">, </w:t>
      </w:r>
      <w:proofErr w:type="spellStart"/>
      <w:r w:rsidRPr="00513DD9">
        <w:rPr>
          <w:sz w:val="24"/>
          <w:szCs w:val="24"/>
        </w:rPr>
        <w:t>skill_id</w:t>
      </w:r>
      <w:proofErr w:type="spellEnd"/>
      <w:r w:rsidRPr="00513DD9">
        <w:rPr>
          <w:sz w:val="24"/>
          <w:szCs w:val="24"/>
        </w:rPr>
        <w:t>)</w:t>
      </w:r>
    </w:p>
    <w:p w14:paraId="1BAFA82F" w14:textId="77777777" w:rsidR="00513DD9" w:rsidRPr="00513DD9" w:rsidRDefault="00513DD9" w:rsidP="00513DD9">
      <w:pPr>
        <w:tabs>
          <w:tab w:val="left" w:pos="8123"/>
        </w:tabs>
        <w:rPr>
          <w:sz w:val="24"/>
          <w:szCs w:val="24"/>
        </w:rPr>
      </w:pPr>
    </w:p>
    <w:p w14:paraId="3CD3D47D" w14:textId="77777777" w:rsidR="00513DD9" w:rsidRPr="00513DD9" w:rsidRDefault="00513DD9" w:rsidP="00513DD9">
      <w:pPr>
        <w:tabs>
          <w:tab w:val="left" w:pos="8123"/>
        </w:tabs>
        <w:rPr>
          <w:sz w:val="24"/>
          <w:szCs w:val="24"/>
        </w:rPr>
      </w:pPr>
      <w:r w:rsidRPr="00513DD9">
        <w:rPr>
          <w:sz w:val="24"/>
          <w:szCs w:val="24"/>
        </w:rPr>
        <w:t>EXPERIENCE (</w:t>
      </w:r>
      <w:proofErr w:type="spellStart"/>
      <w:r w:rsidRPr="00513DD9">
        <w:rPr>
          <w:sz w:val="24"/>
          <w:szCs w:val="24"/>
        </w:rPr>
        <w:t>exp_id</w:t>
      </w:r>
      <w:proofErr w:type="spellEnd"/>
      <w:r w:rsidRPr="00513DD9">
        <w:rPr>
          <w:sz w:val="24"/>
          <w:szCs w:val="24"/>
        </w:rPr>
        <w:t xml:space="preserve">, </w:t>
      </w:r>
      <w:proofErr w:type="spellStart"/>
      <w:r w:rsidRPr="00513DD9">
        <w:rPr>
          <w:sz w:val="24"/>
          <w:szCs w:val="24"/>
        </w:rPr>
        <w:t>candidate_id</w:t>
      </w:r>
      <w:proofErr w:type="spellEnd"/>
      <w:r w:rsidRPr="00513DD9">
        <w:rPr>
          <w:sz w:val="24"/>
          <w:szCs w:val="24"/>
        </w:rPr>
        <w:t xml:space="preserve">, </w:t>
      </w:r>
      <w:proofErr w:type="spellStart"/>
      <w:r w:rsidRPr="00513DD9">
        <w:rPr>
          <w:sz w:val="24"/>
          <w:szCs w:val="24"/>
        </w:rPr>
        <w:t>company_name</w:t>
      </w:r>
      <w:proofErr w:type="spellEnd"/>
      <w:r w:rsidRPr="00513DD9">
        <w:rPr>
          <w:sz w:val="24"/>
          <w:szCs w:val="24"/>
        </w:rPr>
        <w:t xml:space="preserve">, role, </w:t>
      </w:r>
      <w:proofErr w:type="spellStart"/>
      <w:r w:rsidRPr="00513DD9">
        <w:rPr>
          <w:sz w:val="24"/>
          <w:szCs w:val="24"/>
        </w:rPr>
        <w:t>years_of_experience</w:t>
      </w:r>
      <w:proofErr w:type="spellEnd"/>
      <w:r w:rsidRPr="00513DD9">
        <w:rPr>
          <w:sz w:val="24"/>
          <w:szCs w:val="24"/>
        </w:rPr>
        <w:t>)</w:t>
      </w:r>
    </w:p>
    <w:p w14:paraId="258B88D8" w14:textId="77777777" w:rsidR="00513DD9" w:rsidRPr="00513DD9" w:rsidRDefault="00513DD9" w:rsidP="00513DD9">
      <w:pPr>
        <w:tabs>
          <w:tab w:val="left" w:pos="8123"/>
        </w:tabs>
        <w:rPr>
          <w:sz w:val="24"/>
          <w:szCs w:val="24"/>
        </w:rPr>
      </w:pPr>
    </w:p>
    <w:p w14:paraId="750D7A3E" w14:textId="77777777" w:rsidR="00513DD9" w:rsidRPr="00513DD9" w:rsidRDefault="00513DD9" w:rsidP="00513DD9">
      <w:pPr>
        <w:tabs>
          <w:tab w:val="left" w:pos="8123"/>
        </w:tabs>
        <w:rPr>
          <w:sz w:val="24"/>
          <w:szCs w:val="24"/>
        </w:rPr>
      </w:pPr>
      <w:r w:rsidRPr="00513DD9">
        <w:rPr>
          <w:sz w:val="24"/>
          <w:szCs w:val="24"/>
        </w:rPr>
        <w:t>PROJECT (</w:t>
      </w:r>
      <w:proofErr w:type="spellStart"/>
      <w:r w:rsidRPr="00513DD9">
        <w:rPr>
          <w:sz w:val="24"/>
          <w:szCs w:val="24"/>
        </w:rPr>
        <w:t>project_id</w:t>
      </w:r>
      <w:proofErr w:type="spellEnd"/>
      <w:r w:rsidRPr="00513DD9">
        <w:rPr>
          <w:sz w:val="24"/>
          <w:szCs w:val="24"/>
        </w:rPr>
        <w:t xml:space="preserve">, </w:t>
      </w:r>
      <w:proofErr w:type="spellStart"/>
      <w:r w:rsidRPr="00513DD9">
        <w:rPr>
          <w:sz w:val="24"/>
          <w:szCs w:val="24"/>
        </w:rPr>
        <w:t>candidate_id</w:t>
      </w:r>
      <w:proofErr w:type="spellEnd"/>
      <w:r w:rsidRPr="00513DD9">
        <w:rPr>
          <w:sz w:val="24"/>
          <w:szCs w:val="24"/>
        </w:rPr>
        <w:t xml:space="preserve">, </w:t>
      </w:r>
      <w:proofErr w:type="spellStart"/>
      <w:r w:rsidRPr="00513DD9">
        <w:rPr>
          <w:sz w:val="24"/>
          <w:szCs w:val="24"/>
        </w:rPr>
        <w:t>project_title</w:t>
      </w:r>
      <w:proofErr w:type="spellEnd"/>
      <w:r w:rsidRPr="00513DD9">
        <w:rPr>
          <w:sz w:val="24"/>
          <w:szCs w:val="24"/>
        </w:rPr>
        <w:t xml:space="preserve">, </w:t>
      </w:r>
      <w:proofErr w:type="spellStart"/>
      <w:r w:rsidRPr="00513DD9">
        <w:rPr>
          <w:sz w:val="24"/>
          <w:szCs w:val="24"/>
        </w:rPr>
        <w:t>technologies_used</w:t>
      </w:r>
      <w:proofErr w:type="spellEnd"/>
      <w:r w:rsidRPr="00513DD9">
        <w:rPr>
          <w:sz w:val="24"/>
          <w:szCs w:val="24"/>
        </w:rPr>
        <w:t>)</w:t>
      </w:r>
    </w:p>
    <w:p w14:paraId="21178A12" w14:textId="77777777" w:rsidR="00513DD9" w:rsidRPr="00513DD9" w:rsidRDefault="00513DD9" w:rsidP="00513DD9">
      <w:pPr>
        <w:tabs>
          <w:tab w:val="left" w:pos="8123"/>
        </w:tabs>
        <w:rPr>
          <w:sz w:val="24"/>
          <w:szCs w:val="24"/>
        </w:rPr>
      </w:pPr>
    </w:p>
    <w:p w14:paraId="1F189D99" w14:textId="77777777" w:rsidR="00513DD9" w:rsidRPr="00513DD9" w:rsidRDefault="00513DD9" w:rsidP="00513DD9">
      <w:pPr>
        <w:tabs>
          <w:tab w:val="left" w:pos="8123"/>
        </w:tabs>
        <w:rPr>
          <w:sz w:val="24"/>
          <w:szCs w:val="24"/>
        </w:rPr>
      </w:pPr>
      <w:r w:rsidRPr="00513DD9">
        <w:rPr>
          <w:sz w:val="24"/>
          <w:szCs w:val="24"/>
        </w:rPr>
        <w:t>JOB (</w:t>
      </w:r>
      <w:proofErr w:type="spellStart"/>
      <w:r w:rsidRPr="00513DD9">
        <w:rPr>
          <w:sz w:val="24"/>
          <w:szCs w:val="24"/>
        </w:rPr>
        <w:t>job_id</w:t>
      </w:r>
      <w:proofErr w:type="spellEnd"/>
      <w:r w:rsidRPr="00513DD9">
        <w:rPr>
          <w:sz w:val="24"/>
          <w:szCs w:val="24"/>
        </w:rPr>
        <w:t xml:space="preserve">, </w:t>
      </w:r>
      <w:proofErr w:type="spellStart"/>
      <w:r w:rsidRPr="00513DD9">
        <w:rPr>
          <w:sz w:val="24"/>
          <w:szCs w:val="24"/>
        </w:rPr>
        <w:t>job_title</w:t>
      </w:r>
      <w:proofErr w:type="spellEnd"/>
      <w:r w:rsidRPr="00513DD9">
        <w:rPr>
          <w:sz w:val="24"/>
          <w:szCs w:val="24"/>
        </w:rPr>
        <w:t xml:space="preserve">, </w:t>
      </w:r>
      <w:proofErr w:type="spellStart"/>
      <w:r w:rsidRPr="00513DD9">
        <w:rPr>
          <w:sz w:val="24"/>
          <w:szCs w:val="24"/>
        </w:rPr>
        <w:t>min_experience</w:t>
      </w:r>
      <w:proofErr w:type="spellEnd"/>
      <w:r w:rsidRPr="00513DD9">
        <w:rPr>
          <w:sz w:val="24"/>
          <w:szCs w:val="24"/>
        </w:rPr>
        <w:t>)</w:t>
      </w:r>
    </w:p>
    <w:p w14:paraId="0E62ADE2" w14:textId="77777777" w:rsidR="00513DD9" w:rsidRPr="00513DD9" w:rsidRDefault="00513DD9" w:rsidP="00513DD9">
      <w:pPr>
        <w:tabs>
          <w:tab w:val="left" w:pos="8123"/>
        </w:tabs>
        <w:rPr>
          <w:sz w:val="24"/>
          <w:szCs w:val="24"/>
        </w:rPr>
      </w:pPr>
    </w:p>
    <w:p w14:paraId="7AB56C86" w14:textId="77777777" w:rsidR="00513DD9" w:rsidRPr="00513DD9" w:rsidRDefault="00513DD9" w:rsidP="00513DD9">
      <w:pPr>
        <w:tabs>
          <w:tab w:val="left" w:pos="8123"/>
        </w:tabs>
        <w:rPr>
          <w:sz w:val="24"/>
          <w:szCs w:val="24"/>
        </w:rPr>
      </w:pPr>
      <w:r w:rsidRPr="00513DD9">
        <w:rPr>
          <w:sz w:val="24"/>
          <w:szCs w:val="24"/>
        </w:rPr>
        <w:t>APPLICATION (</w:t>
      </w:r>
      <w:proofErr w:type="spellStart"/>
      <w:r w:rsidRPr="00513DD9">
        <w:rPr>
          <w:sz w:val="24"/>
          <w:szCs w:val="24"/>
        </w:rPr>
        <w:t>application_id</w:t>
      </w:r>
      <w:proofErr w:type="spellEnd"/>
      <w:r w:rsidRPr="00513DD9">
        <w:rPr>
          <w:sz w:val="24"/>
          <w:szCs w:val="24"/>
        </w:rPr>
        <w:t xml:space="preserve">, </w:t>
      </w:r>
      <w:proofErr w:type="spellStart"/>
      <w:r w:rsidRPr="00513DD9">
        <w:rPr>
          <w:sz w:val="24"/>
          <w:szCs w:val="24"/>
        </w:rPr>
        <w:t>candidate_id</w:t>
      </w:r>
      <w:proofErr w:type="spellEnd"/>
      <w:r w:rsidRPr="00513DD9">
        <w:rPr>
          <w:sz w:val="24"/>
          <w:szCs w:val="24"/>
        </w:rPr>
        <w:t xml:space="preserve">, </w:t>
      </w:r>
      <w:proofErr w:type="spellStart"/>
      <w:r w:rsidRPr="00513DD9">
        <w:rPr>
          <w:sz w:val="24"/>
          <w:szCs w:val="24"/>
        </w:rPr>
        <w:t>job_id</w:t>
      </w:r>
      <w:proofErr w:type="spellEnd"/>
      <w:r w:rsidRPr="00513DD9">
        <w:rPr>
          <w:sz w:val="24"/>
          <w:szCs w:val="24"/>
        </w:rPr>
        <w:t xml:space="preserve">, </w:t>
      </w:r>
      <w:proofErr w:type="spellStart"/>
      <w:r w:rsidRPr="00513DD9">
        <w:rPr>
          <w:sz w:val="24"/>
          <w:szCs w:val="24"/>
        </w:rPr>
        <w:t>application_date</w:t>
      </w:r>
      <w:proofErr w:type="spellEnd"/>
      <w:r w:rsidRPr="00513DD9">
        <w:rPr>
          <w:sz w:val="24"/>
          <w:szCs w:val="24"/>
        </w:rPr>
        <w:t>, status)</w:t>
      </w:r>
    </w:p>
    <w:p w14:paraId="1D113E14" w14:textId="77777777" w:rsidR="00513DD9" w:rsidRPr="00513DD9" w:rsidRDefault="00513DD9" w:rsidP="00513DD9">
      <w:pPr>
        <w:tabs>
          <w:tab w:val="left" w:pos="8123"/>
        </w:tabs>
        <w:rPr>
          <w:sz w:val="24"/>
          <w:szCs w:val="24"/>
        </w:rPr>
      </w:pPr>
    </w:p>
    <w:p w14:paraId="5244D822" w14:textId="3987403C" w:rsidR="00513DD9" w:rsidRPr="00513DD9" w:rsidRDefault="00513DD9" w:rsidP="00513DD9">
      <w:pPr>
        <w:tabs>
          <w:tab w:val="left" w:pos="8123"/>
        </w:tabs>
        <w:rPr>
          <w:sz w:val="24"/>
          <w:szCs w:val="24"/>
        </w:rPr>
      </w:pPr>
      <w:r w:rsidRPr="00513DD9">
        <w:rPr>
          <w:sz w:val="24"/>
          <w:szCs w:val="24"/>
        </w:rPr>
        <w:t>SHORTLIST (</w:t>
      </w:r>
      <w:proofErr w:type="spellStart"/>
      <w:r w:rsidRPr="00513DD9">
        <w:rPr>
          <w:sz w:val="24"/>
          <w:szCs w:val="24"/>
        </w:rPr>
        <w:t>shortlist_id</w:t>
      </w:r>
      <w:proofErr w:type="spellEnd"/>
      <w:r w:rsidRPr="00513DD9">
        <w:rPr>
          <w:sz w:val="24"/>
          <w:szCs w:val="24"/>
        </w:rPr>
        <w:t xml:space="preserve">, </w:t>
      </w:r>
      <w:proofErr w:type="spellStart"/>
      <w:r w:rsidRPr="00513DD9">
        <w:rPr>
          <w:sz w:val="24"/>
          <w:szCs w:val="24"/>
        </w:rPr>
        <w:t>application_id</w:t>
      </w:r>
      <w:proofErr w:type="spellEnd"/>
      <w:r w:rsidRPr="00513DD9">
        <w:rPr>
          <w:sz w:val="24"/>
          <w:szCs w:val="24"/>
        </w:rPr>
        <w:t>, score, decision)</w:t>
      </w:r>
    </w:p>
    <w:p w14:paraId="6B45CC8A" w14:textId="77777777" w:rsidR="00FC69B7" w:rsidRPr="00513DD9" w:rsidRDefault="00FC69B7" w:rsidP="00FC69B7">
      <w:pPr>
        <w:tabs>
          <w:tab w:val="left" w:pos="8123"/>
        </w:tabs>
        <w:rPr>
          <w:b/>
          <w:bCs/>
          <w:sz w:val="24"/>
          <w:szCs w:val="24"/>
        </w:rPr>
      </w:pPr>
    </w:p>
    <w:p w14:paraId="7E3C5243" w14:textId="77777777" w:rsidR="0066381B" w:rsidRDefault="0066381B">
      <w:pPr>
        <w:rPr>
          <w:b/>
          <w:bCs/>
          <w:sz w:val="32"/>
          <w:szCs w:val="32"/>
        </w:rPr>
      </w:pPr>
      <w:r>
        <w:rPr>
          <w:b/>
          <w:bCs/>
          <w:sz w:val="32"/>
          <w:szCs w:val="32"/>
        </w:rPr>
        <w:br w:type="page"/>
      </w:r>
    </w:p>
    <w:p w14:paraId="67815F20" w14:textId="475E0D98" w:rsidR="00982C1D" w:rsidRPr="00982C1D" w:rsidRDefault="00982C1D" w:rsidP="00BA3EE6">
      <w:pPr>
        <w:tabs>
          <w:tab w:val="left" w:pos="8123"/>
        </w:tabs>
        <w:rPr>
          <w:b/>
          <w:bCs/>
          <w:sz w:val="32"/>
          <w:szCs w:val="32"/>
        </w:rPr>
        <w:pPrChange w:id="14" w:author="Lakshay Singh" w:date="2026-02-12T17:38:00Z" w16du:dateUtc="2026-02-12T12:08:00Z">
          <w:pPr>
            <w:tabs>
              <w:tab w:val="left" w:pos="8123"/>
            </w:tabs>
            <w:jc w:val="center"/>
          </w:pPr>
        </w:pPrChange>
      </w:pPr>
      <w:r w:rsidRPr="00982C1D">
        <w:rPr>
          <w:b/>
          <w:bCs/>
          <w:sz w:val="32"/>
          <w:szCs w:val="32"/>
        </w:rPr>
        <w:lastRenderedPageBreak/>
        <w:t>SQL Implementation</w:t>
      </w:r>
    </w:p>
    <w:p w14:paraId="692B3E31" w14:textId="77777777" w:rsidR="00982C1D" w:rsidRDefault="00982C1D" w:rsidP="00982C1D">
      <w:pPr>
        <w:tabs>
          <w:tab w:val="left" w:pos="8123"/>
        </w:tabs>
      </w:pPr>
      <w:r w:rsidRPr="00982C1D">
        <w:t>The database was implemented using MySQL. Structured Query Language (SQL) was used for defining the schema, inserting data, and retrieving information.</w:t>
      </w:r>
    </w:p>
    <w:p w14:paraId="02AB3B60" w14:textId="1D9E1D50" w:rsidR="00E0369E" w:rsidRPr="009D5CEF" w:rsidRDefault="000E3910" w:rsidP="00982C1D">
      <w:pPr>
        <w:tabs>
          <w:tab w:val="left" w:pos="8123"/>
        </w:tabs>
        <w:rPr>
          <w:b/>
          <w:bCs/>
          <w:sz w:val="28"/>
          <w:szCs w:val="28"/>
        </w:rPr>
      </w:pPr>
      <w:r w:rsidRPr="009D5CEF">
        <w:rPr>
          <w:b/>
          <w:bCs/>
          <w:sz w:val="28"/>
          <w:szCs w:val="28"/>
        </w:rPr>
        <w:t>Database Creation</w:t>
      </w:r>
    </w:p>
    <w:p w14:paraId="7F1377F0" w14:textId="173E09DE" w:rsidR="00E0369E" w:rsidRPr="00982C1D" w:rsidRDefault="00E0369E" w:rsidP="00982C1D">
      <w:pPr>
        <w:tabs>
          <w:tab w:val="left" w:pos="8123"/>
        </w:tabs>
      </w:pPr>
      <w:r>
        <w:rPr>
          <w:noProof/>
        </w:rPr>
        <w:drawing>
          <wp:inline distT="0" distB="0" distL="0" distR="0" wp14:anchorId="22E3D143" wp14:editId="21D0AB7F">
            <wp:extent cx="5731510" cy="769620"/>
            <wp:effectExtent l="0" t="0" r="2540" b="0"/>
            <wp:docPr id="2023672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769620"/>
                    </a:xfrm>
                    <a:prstGeom prst="rect">
                      <a:avLst/>
                    </a:prstGeom>
                    <a:noFill/>
                    <a:ln>
                      <a:noFill/>
                    </a:ln>
                  </pic:spPr>
                </pic:pic>
              </a:graphicData>
            </a:graphic>
          </wp:inline>
        </w:drawing>
      </w:r>
    </w:p>
    <w:p w14:paraId="0C820931" w14:textId="6F90DB6C" w:rsidR="00AA02DF" w:rsidRPr="00005F03" w:rsidRDefault="00830CD1" w:rsidP="00005F03">
      <w:pPr>
        <w:tabs>
          <w:tab w:val="left" w:pos="8123"/>
        </w:tabs>
      </w:pPr>
      <w:r w:rsidRPr="00830CD1">
        <w:rPr>
          <w:noProof/>
        </w:rPr>
        <w:drawing>
          <wp:inline distT="0" distB="0" distL="0" distR="0" wp14:anchorId="233EC076" wp14:editId="396A3D05">
            <wp:extent cx="4906060" cy="2152950"/>
            <wp:effectExtent l="0" t="0" r="8890" b="0"/>
            <wp:docPr id="1541368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368580" name=""/>
                    <pic:cNvPicPr/>
                  </pic:nvPicPr>
                  <pic:blipFill>
                    <a:blip r:embed="rId10"/>
                    <a:stretch>
                      <a:fillRect/>
                    </a:stretch>
                  </pic:blipFill>
                  <pic:spPr>
                    <a:xfrm>
                      <a:off x="0" y="0"/>
                      <a:ext cx="4906060" cy="2152950"/>
                    </a:xfrm>
                    <a:prstGeom prst="rect">
                      <a:avLst/>
                    </a:prstGeom>
                  </pic:spPr>
                </pic:pic>
              </a:graphicData>
            </a:graphic>
          </wp:inline>
        </w:drawing>
      </w:r>
    </w:p>
    <w:p w14:paraId="37D33F23" w14:textId="6F11AAFB" w:rsidR="00A1606B" w:rsidRDefault="00A1606B" w:rsidP="00A1606B">
      <w:pPr>
        <w:tabs>
          <w:tab w:val="left" w:pos="8123"/>
        </w:tabs>
        <w:rPr>
          <w:b/>
          <w:bCs/>
          <w:sz w:val="28"/>
          <w:szCs w:val="28"/>
        </w:rPr>
      </w:pPr>
      <w:r w:rsidRPr="00A1606B">
        <w:rPr>
          <w:b/>
          <w:bCs/>
          <w:sz w:val="28"/>
          <w:szCs w:val="28"/>
        </w:rPr>
        <w:t>Table Creation (DDL Commands)</w:t>
      </w:r>
    </w:p>
    <w:p w14:paraId="3E9877A3" w14:textId="4E4ECC1A" w:rsidR="00B42E6F" w:rsidRPr="00A1606B" w:rsidRDefault="00B42E6F" w:rsidP="00A1606B">
      <w:pPr>
        <w:tabs>
          <w:tab w:val="left" w:pos="8123"/>
        </w:tabs>
        <w:rPr>
          <w:b/>
          <w:bCs/>
          <w:sz w:val="28"/>
          <w:szCs w:val="28"/>
        </w:rPr>
      </w:pPr>
      <w:r w:rsidRPr="00B42E6F">
        <w:rPr>
          <w:b/>
          <w:bCs/>
          <w:sz w:val="28"/>
          <w:szCs w:val="28"/>
        </w:rPr>
        <w:t>Candidate Table</w:t>
      </w:r>
    </w:p>
    <w:p w14:paraId="3E29F2DD" w14:textId="77777777" w:rsidR="00A1606B" w:rsidRDefault="00A1606B" w:rsidP="00A1606B">
      <w:pPr>
        <w:tabs>
          <w:tab w:val="left" w:pos="8123"/>
        </w:tabs>
      </w:pPr>
      <w:r w:rsidRPr="00A1606B">
        <w:t>Tables were created using CREATE TABLE statements with appropriate primary and foreign key constraints to maintain referential integrity.</w:t>
      </w:r>
    </w:p>
    <w:p w14:paraId="3539DC65" w14:textId="3903075A" w:rsidR="00D223C2" w:rsidRDefault="00B56909" w:rsidP="00A1606B">
      <w:pPr>
        <w:tabs>
          <w:tab w:val="left" w:pos="8123"/>
        </w:tabs>
      </w:pPr>
      <w:r w:rsidRPr="00B56909">
        <w:rPr>
          <w:noProof/>
        </w:rPr>
        <w:drawing>
          <wp:inline distT="0" distB="0" distL="0" distR="0" wp14:anchorId="443DD03A" wp14:editId="126A1452">
            <wp:extent cx="4858428" cy="2086266"/>
            <wp:effectExtent l="0" t="0" r="0" b="9525"/>
            <wp:docPr id="306637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637254" name=""/>
                    <pic:cNvPicPr/>
                  </pic:nvPicPr>
                  <pic:blipFill>
                    <a:blip r:embed="rId11"/>
                    <a:stretch>
                      <a:fillRect/>
                    </a:stretch>
                  </pic:blipFill>
                  <pic:spPr>
                    <a:xfrm>
                      <a:off x="0" y="0"/>
                      <a:ext cx="4858428" cy="2086266"/>
                    </a:xfrm>
                    <a:prstGeom prst="rect">
                      <a:avLst/>
                    </a:prstGeom>
                  </pic:spPr>
                </pic:pic>
              </a:graphicData>
            </a:graphic>
          </wp:inline>
        </w:drawing>
      </w:r>
    </w:p>
    <w:p w14:paraId="293FF9F5" w14:textId="0F764EA4" w:rsidR="00765A02" w:rsidRDefault="009D5CEF" w:rsidP="00B56909">
      <w:pPr>
        <w:tabs>
          <w:tab w:val="left" w:pos="5197"/>
        </w:tabs>
        <w:rPr>
          <w:b/>
          <w:bCs/>
          <w:sz w:val="28"/>
          <w:szCs w:val="28"/>
        </w:rPr>
      </w:pPr>
      <w:r w:rsidRPr="009D5CEF">
        <w:rPr>
          <w:b/>
          <w:bCs/>
          <w:sz w:val="28"/>
          <w:szCs w:val="28"/>
        </w:rPr>
        <w:lastRenderedPageBreak/>
        <w:t>Skill Table</w:t>
      </w:r>
    </w:p>
    <w:p w14:paraId="2D3B61F1" w14:textId="083B27C4" w:rsidR="009C6C78" w:rsidRPr="009D5CEF" w:rsidRDefault="009C6C78" w:rsidP="00B56909">
      <w:pPr>
        <w:tabs>
          <w:tab w:val="left" w:pos="5197"/>
        </w:tabs>
        <w:rPr>
          <w:b/>
          <w:bCs/>
          <w:sz w:val="28"/>
          <w:szCs w:val="28"/>
        </w:rPr>
      </w:pPr>
      <w:r w:rsidRPr="009C6C78">
        <w:rPr>
          <w:b/>
          <w:bCs/>
          <w:noProof/>
          <w:sz w:val="28"/>
          <w:szCs w:val="28"/>
        </w:rPr>
        <w:drawing>
          <wp:inline distT="0" distB="0" distL="0" distR="0" wp14:anchorId="274C8DEF" wp14:editId="3EEDC94A">
            <wp:extent cx="4906060" cy="1286054"/>
            <wp:effectExtent l="0" t="0" r="8890" b="9525"/>
            <wp:docPr id="398859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859193" name=""/>
                    <pic:cNvPicPr/>
                  </pic:nvPicPr>
                  <pic:blipFill>
                    <a:blip r:embed="rId12"/>
                    <a:stretch>
                      <a:fillRect/>
                    </a:stretch>
                  </pic:blipFill>
                  <pic:spPr>
                    <a:xfrm>
                      <a:off x="0" y="0"/>
                      <a:ext cx="4906060" cy="1286054"/>
                    </a:xfrm>
                    <a:prstGeom prst="rect">
                      <a:avLst/>
                    </a:prstGeom>
                  </pic:spPr>
                </pic:pic>
              </a:graphicData>
            </a:graphic>
          </wp:inline>
        </w:drawing>
      </w:r>
      <w:r w:rsidR="00AA15BC" w:rsidRPr="00AA15BC">
        <w:rPr>
          <w:b/>
          <w:bCs/>
          <w:noProof/>
          <w:sz w:val="28"/>
          <w:szCs w:val="28"/>
        </w:rPr>
        <w:drawing>
          <wp:inline distT="0" distB="0" distL="0" distR="0" wp14:anchorId="60714565" wp14:editId="0C7FAF24">
            <wp:extent cx="5731510" cy="515816"/>
            <wp:effectExtent l="0" t="0" r="2540" b="0"/>
            <wp:docPr id="1203501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501813" name=""/>
                    <pic:cNvPicPr/>
                  </pic:nvPicPr>
                  <pic:blipFill>
                    <a:blip r:embed="rId13"/>
                    <a:stretch>
                      <a:fillRect/>
                    </a:stretch>
                  </pic:blipFill>
                  <pic:spPr>
                    <a:xfrm>
                      <a:off x="0" y="0"/>
                      <a:ext cx="5754697" cy="517903"/>
                    </a:xfrm>
                    <a:prstGeom prst="rect">
                      <a:avLst/>
                    </a:prstGeom>
                  </pic:spPr>
                </pic:pic>
              </a:graphicData>
            </a:graphic>
          </wp:inline>
        </w:drawing>
      </w:r>
    </w:p>
    <w:p w14:paraId="7A98C51F" w14:textId="77777777" w:rsidR="00322238" w:rsidRDefault="00322238" w:rsidP="00322238">
      <w:pPr>
        <w:tabs>
          <w:tab w:val="left" w:pos="5197"/>
        </w:tabs>
      </w:pPr>
      <w:r>
        <w:t>CREATE TABLE skill (</w:t>
      </w:r>
    </w:p>
    <w:p w14:paraId="51CF3CB8" w14:textId="77777777" w:rsidR="00322238" w:rsidRDefault="00322238" w:rsidP="00322238">
      <w:pPr>
        <w:tabs>
          <w:tab w:val="left" w:pos="5197"/>
        </w:tabs>
      </w:pPr>
      <w:r>
        <w:t xml:space="preserve">    </w:t>
      </w:r>
      <w:proofErr w:type="spellStart"/>
      <w:r>
        <w:t>skill_id</w:t>
      </w:r>
      <w:proofErr w:type="spellEnd"/>
      <w:r>
        <w:t xml:space="preserve"> INT PRIMARY KEY,</w:t>
      </w:r>
    </w:p>
    <w:p w14:paraId="16594A38" w14:textId="77777777" w:rsidR="00322238" w:rsidRDefault="00322238" w:rsidP="00322238">
      <w:pPr>
        <w:tabs>
          <w:tab w:val="left" w:pos="5197"/>
        </w:tabs>
      </w:pPr>
      <w:r>
        <w:t xml:space="preserve">    </w:t>
      </w:r>
      <w:proofErr w:type="spellStart"/>
      <w:r>
        <w:t>skill_name</w:t>
      </w:r>
      <w:proofErr w:type="spellEnd"/>
      <w:r>
        <w:t xml:space="preserve"> </w:t>
      </w:r>
      <w:proofErr w:type="gramStart"/>
      <w:r>
        <w:t>VARCHAR(</w:t>
      </w:r>
      <w:proofErr w:type="gramEnd"/>
      <w:r>
        <w:t>50)</w:t>
      </w:r>
    </w:p>
    <w:p w14:paraId="3C1DFD73" w14:textId="7A8104FB" w:rsidR="00B56909" w:rsidRDefault="00322238" w:rsidP="00322238">
      <w:pPr>
        <w:tabs>
          <w:tab w:val="left" w:pos="5197"/>
        </w:tabs>
      </w:pPr>
      <w:r>
        <w:t>);</w:t>
      </w:r>
    </w:p>
    <w:p w14:paraId="3D199187" w14:textId="55FD0F18" w:rsidR="00322238" w:rsidRDefault="008F1C22" w:rsidP="00322238">
      <w:pPr>
        <w:tabs>
          <w:tab w:val="left" w:pos="5197"/>
        </w:tabs>
        <w:rPr>
          <w:b/>
          <w:bCs/>
          <w:sz w:val="28"/>
          <w:szCs w:val="28"/>
        </w:rPr>
      </w:pPr>
      <w:proofErr w:type="spellStart"/>
      <w:r w:rsidRPr="008F1C22">
        <w:rPr>
          <w:b/>
          <w:bCs/>
          <w:sz w:val="28"/>
          <w:szCs w:val="28"/>
        </w:rPr>
        <w:t>Candidate_Skill</w:t>
      </w:r>
      <w:proofErr w:type="spellEnd"/>
      <w:r w:rsidRPr="008F1C22">
        <w:rPr>
          <w:b/>
          <w:bCs/>
          <w:sz w:val="28"/>
          <w:szCs w:val="28"/>
        </w:rPr>
        <w:t xml:space="preserve"> Table</w:t>
      </w:r>
    </w:p>
    <w:p w14:paraId="5C8DDE7D" w14:textId="731D8700" w:rsidR="008F1C22" w:rsidRDefault="000A6B19" w:rsidP="00322238">
      <w:pPr>
        <w:tabs>
          <w:tab w:val="left" w:pos="5197"/>
        </w:tabs>
        <w:rPr>
          <w:b/>
          <w:bCs/>
          <w:sz w:val="28"/>
          <w:szCs w:val="28"/>
        </w:rPr>
      </w:pPr>
      <w:r w:rsidRPr="000A6B19">
        <w:rPr>
          <w:b/>
          <w:bCs/>
          <w:noProof/>
          <w:sz w:val="28"/>
          <w:szCs w:val="28"/>
        </w:rPr>
        <w:drawing>
          <wp:inline distT="0" distB="0" distL="0" distR="0" wp14:anchorId="4ED10129" wp14:editId="43266CF8">
            <wp:extent cx="5096586" cy="1562318"/>
            <wp:effectExtent l="0" t="0" r="8890" b="0"/>
            <wp:docPr id="1153966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966286" name=""/>
                    <pic:cNvPicPr/>
                  </pic:nvPicPr>
                  <pic:blipFill>
                    <a:blip r:embed="rId14"/>
                    <a:stretch>
                      <a:fillRect/>
                    </a:stretch>
                  </pic:blipFill>
                  <pic:spPr>
                    <a:xfrm>
                      <a:off x="0" y="0"/>
                      <a:ext cx="5096586" cy="1562318"/>
                    </a:xfrm>
                    <a:prstGeom prst="rect">
                      <a:avLst/>
                    </a:prstGeom>
                  </pic:spPr>
                </pic:pic>
              </a:graphicData>
            </a:graphic>
          </wp:inline>
        </w:drawing>
      </w:r>
    </w:p>
    <w:p w14:paraId="11338257" w14:textId="77777777" w:rsidR="000A6B19" w:rsidRDefault="000A6B19" w:rsidP="000A6B19">
      <w:pPr>
        <w:rPr>
          <w:b/>
          <w:bCs/>
          <w:sz w:val="28"/>
          <w:szCs w:val="28"/>
        </w:rPr>
      </w:pPr>
    </w:p>
    <w:p w14:paraId="15B67399" w14:textId="77777777" w:rsidR="000A6B19" w:rsidRDefault="000A6B19" w:rsidP="000A6B19">
      <w:r>
        <w:t xml:space="preserve">CREATE TABLE </w:t>
      </w:r>
      <w:proofErr w:type="spellStart"/>
      <w:r>
        <w:t>candidate_skill</w:t>
      </w:r>
      <w:proofErr w:type="spellEnd"/>
      <w:r>
        <w:t xml:space="preserve"> (</w:t>
      </w:r>
    </w:p>
    <w:p w14:paraId="137D7BD8" w14:textId="77777777" w:rsidR="000A6B19" w:rsidRDefault="000A6B19" w:rsidP="000A6B19">
      <w:r>
        <w:t xml:space="preserve">    </w:t>
      </w:r>
      <w:proofErr w:type="spellStart"/>
      <w:r>
        <w:t>candidate_id</w:t>
      </w:r>
      <w:proofErr w:type="spellEnd"/>
      <w:r>
        <w:t xml:space="preserve"> INT,</w:t>
      </w:r>
    </w:p>
    <w:p w14:paraId="5004B6FA" w14:textId="77777777" w:rsidR="000A6B19" w:rsidRDefault="000A6B19" w:rsidP="000A6B19">
      <w:r>
        <w:t xml:space="preserve">    </w:t>
      </w:r>
      <w:proofErr w:type="spellStart"/>
      <w:r>
        <w:t>skill_id</w:t>
      </w:r>
      <w:proofErr w:type="spellEnd"/>
      <w:r>
        <w:t xml:space="preserve"> INT,</w:t>
      </w:r>
    </w:p>
    <w:p w14:paraId="5FEC86C9" w14:textId="77777777" w:rsidR="000A6B19" w:rsidRDefault="000A6B19" w:rsidP="000A6B19">
      <w:r>
        <w:t xml:space="preserve">    PRIMARY KEY (</w:t>
      </w:r>
      <w:proofErr w:type="spellStart"/>
      <w:r>
        <w:t>candidate_id</w:t>
      </w:r>
      <w:proofErr w:type="spellEnd"/>
      <w:r>
        <w:t xml:space="preserve">, </w:t>
      </w:r>
      <w:proofErr w:type="spellStart"/>
      <w:r>
        <w:t>skill_id</w:t>
      </w:r>
      <w:proofErr w:type="spellEnd"/>
      <w:r>
        <w:t>),</w:t>
      </w:r>
    </w:p>
    <w:p w14:paraId="0FFBB16D" w14:textId="77777777" w:rsidR="000A6B19" w:rsidRDefault="000A6B19" w:rsidP="000A6B19">
      <w:r>
        <w:t xml:space="preserve">    FOREIGN KEY (</w:t>
      </w:r>
      <w:proofErr w:type="spellStart"/>
      <w:r>
        <w:t>candidate_id</w:t>
      </w:r>
      <w:proofErr w:type="spellEnd"/>
      <w:r>
        <w:t>) REFERENCES candidate(</w:t>
      </w:r>
      <w:proofErr w:type="spellStart"/>
      <w:r>
        <w:t>candidate_id</w:t>
      </w:r>
      <w:proofErr w:type="spellEnd"/>
      <w:r>
        <w:t>),</w:t>
      </w:r>
    </w:p>
    <w:p w14:paraId="0C57A654" w14:textId="6691EDF5" w:rsidR="006D33A8" w:rsidRDefault="000A6B19" w:rsidP="000A6B19">
      <w:r>
        <w:t xml:space="preserve">    FOREIGN KEY (</w:t>
      </w:r>
      <w:proofErr w:type="spellStart"/>
      <w:r>
        <w:t>skill_id</w:t>
      </w:r>
      <w:proofErr w:type="spellEnd"/>
      <w:r>
        <w:t>) REFERENCES skill(</w:t>
      </w:r>
      <w:proofErr w:type="spellStart"/>
      <w:r>
        <w:t>skill_id</w:t>
      </w:r>
      <w:proofErr w:type="spellEnd"/>
      <w:r>
        <w:t>));</w:t>
      </w:r>
    </w:p>
    <w:p w14:paraId="72C96AB8" w14:textId="027D3D7B" w:rsidR="006D33A8" w:rsidRDefault="006D33A8" w:rsidP="000A6B19">
      <w:pPr>
        <w:rPr>
          <w:b/>
          <w:bCs/>
          <w:sz w:val="28"/>
          <w:szCs w:val="28"/>
        </w:rPr>
      </w:pPr>
      <w:r w:rsidRPr="00C92B2A">
        <w:rPr>
          <w:b/>
          <w:bCs/>
          <w:sz w:val="28"/>
          <w:szCs w:val="28"/>
        </w:rPr>
        <w:lastRenderedPageBreak/>
        <w:t>Experience Table</w:t>
      </w:r>
    </w:p>
    <w:p w14:paraId="090D2C8A" w14:textId="751DD6FE" w:rsidR="00C92B2A" w:rsidRDefault="00812650" w:rsidP="000A6B19">
      <w:pPr>
        <w:rPr>
          <w:b/>
          <w:bCs/>
          <w:sz w:val="28"/>
          <w:szCs w:val="28"/>
        </w:rPr>
      </w:pPr>
      <w:r w:rsidRPr="00812650">
        <w:rPr>
          <w:b/>
          <w:bCs/>
          <w:noProof/>
          <w:sz w:val="28"/>
          <w:szCs w:val="28"/>
        </w:rPr>
        <w:drawing>
          <wp:inline distT="0" distB="0" distL="0" distR="0" wp14:anchorId="14CDD765" wp14:editId="493C7C8E">
            <wp:extent cx="5731510" cy="1896110"/>
            <wp:effectExtent l="0" t="0" r="2540" b="8890"/>
            <wp:docPr id="2077101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101553" name=""/>
                    <pic:cNvPicPr/>
                  </pic:nvPicPr>
                  <pic:blipFill>
                    <a:blip r:embed="rId15"/>
                    <a:stretch>
                      <a:fillRect/>
                    </a:stretch>
                  </pic:blipFill>
                  <pic:spPr>
                    <a:xfrm>
                      <a:off x="0" y="0"/>
                      <a:ext cx="5731510" cy="1896110"/>
                    </a:xfrm>
                    <a:prstGeom prst="rect">
                      <a:avLst/>
                    </a:prstGeom>
                  </pic:spPr>
                </pic:pic>
              </a:graphicData>
            </a:graphic>
          </wp:inline>
        </w:drawing>
      </w:r>
    </w:p>
    <w:p w14:paraId="25CCF828" w14:textId="77777777" w:rsidR="00EC5490" w:rsidRDefault="00EC5490" w:rsidP="00EC5490">
      <w:pPr>
        <w:rPr>
          <w:b/>
          <w:bCs/>
          <w:sz w:val="28"/>
          <w:szCs w:val="28"/>
        </w:rPr>
      </w:pPr>
    </w:p>
    <w:p w14:paraId="42F0E1E1" w14:textId="6387FB2B" w:rsidR="00EC5490" w:rsidRDefault="00101D2C" w:rsidP="00EC5490">
      <w:pPr>
        <w:rPr>
          <w:b/>
          <w:bCs/>
          <w:sz w:val="28"/>
          <w:szCs w:val="28"/>
        </w:rPr>
      </w:pPr>
      <w:r w:rsidRPr="00101D2C">
        <w:rPr>
          <w:b/>
          <w:bCs/>
          <w:sz w:val="28"/>
          <w:szCs w:val="28"/>
        </w:rPr>
        <w:t>Project Table</w:t>
      </w:r>
    </w:p>
    <w:p w14:paraId="074995F6" w14:textId="1CBB0F2F" w:rsidR="00101D2C" w:rsidRDefault="000C1D02" w:rsidP="00EC5490">
      <w:pPr>
        <w:rPr>
          <w:b/>
          <w:bCs/>
          <w:sz w:val="28"/>
          <w:szCs w:val="28"/>
        </w:rPr>
      </w:pPr>
      <w:r w:rsidRPr="000C1D02">
        <w:rPr>
          <w:b/>
          <w:bCs/>
          <w:noProof/>
          <w:sz w:val="28"/>
          <w:szCs w:val="28"/>
        </w:rPr>
        <w:drawing>
          <wp:inline distT="0" distB="0" distL="0" distR="0" wp14:anchorId="4F423C7D" wp14:editId="1F2F88F5">
            <wp:extent cx="5731510" cy="1577340"/>
            <wp:effectExtent l="0" t="0" r="2540" b="3810"/>
            <wp:docPr id="1937694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694949" name=""/>
                    <pic:cNvPicPr/>
                  </pic:nvPicPr>
                  <pic:blipFill>
                    <a:blip r:embed="rId16"/>
                    <a:stretch>
                      <a:fillRect/>
                    </a:stretch>
                  </pic:blipFill>
                  <pic:spPr>
                    <a:xfrm>
                      <a:off x="0" y="0"/>
                      <a:ext cx="5731510" cy="1577340"/>
                    </a:xfrm>
                    <a:prstGeom prst="rect">
                      <a:avLst/>
                    </a:prstGeom>
                  </pic:spPr>
                </pic:pic>
              </a:graphicData>
            </a:graphic>
          </wp:inline>
        </w:drawing>
      </w:r>
    </w:p>
    <w:p w14:paraId="2511DE73" w14:textId="77777777" w:rsidR="002B0367" w:rsidRPr="002B0367" w:rsidRDefault="002B0367" w:rsidP="002B0367">
      <w:pPr>
        <w:rPr>
          <w:sz w:val="24"/>
          <w:szCs w:val="24"/>
        </w:rPr>
      </w:pPr>
      <w:r w:rsidRPr="002B0367">
        <w:rPr>
          <w:sz w:val="24"/>
          <w:szCs w:val="24"/>
        </w:rPr>
        <w:t>CREATE TABLE project (</w:t>
      </w:r>
    </w:p>
    <w:p w14:paraId="398F98B3" w14:textId="77777777" w:rsidR="002B0367" w:rsidRPr="002B0367" w:rsidRDefault="002B0367" w:rsidP="002B0367">
      <w:pPr>
        <w:rPr>
          <w:sz w:val="24"/>
          <w:szCs w:val="24"/>
        </w:rPr>
      </w:pPr>
      <w:r w:rsidRPr="002B0367">
        <w:rPr>
          <w:sz w:val="24"/>
          <w:szCs w:val="24"/>
        </w:rPr>
        <w:t xml:space="preserve">    </w:t>
      </w:r>
      <w:proofErr w:type="spellStart"/>
      <w:r w:rsidRPr="002B0367">
        <w:rPr>
          <w:sz w:val="24"/>
          <w:szCs w:val="24"/>
        </w:rPr>
        <w:t>project_id</w:t>
      </w:r>
      <w:proofErr w:type="spellEnd"/>
      <w:r w:rsidRPr="002B0367">
        <w:rPr>
          <w:sz w:val="24"/>
          <w:szCs w:val="24"/>
        </w:rPr>
        <w:t xml:space="preserve"> INT PRIMARY KEY,</w:t>
      </w:r>
    </w:p>
    <w:p w14:paraId="54E1EA56" w14:textId="77777777" w:rsidR="002B0367" w:rsidRPr="002B0367" w:rsidRDefault="002B0367" w:rsidP="002B0367">
      <w:pPr>
        <w:rPr>
          <w:sz w:val="24"/>
          <w:szCs w:val="24"/>
        </w:rPr>
      </w:pPr>
      <w:r w:rsidRPr="002B0367">
        <w:rPr>
          <w:sz w:val="24"/>
          <w:szCs w:val="24"/>
        </w:rPr>
        <w:t xml:space="preserve">    </w:t>
      </w:r>
      <w:proofErr w:type="spellStart"/>
      <w:r w:rsidRPr="002B0367">
        <w:rPr>
          <w:sz w:val="24"/>
          <w:szCs w:val="24"/>
        </w:rPr>
        <w:t>candidate_id</w:t>
      </w:r>
      <w:proofErr w:type="spellEnd"/>
      <w:r w:rsidRPr="002B0367">
        <w:rPr>
          <w:sz w:val="24"/>
          <w:szCs w:val="24"/>
        </w:rPr>
        <w:t xml:space="preserve"> INT,</w:t>
      </w:r>
    </w:p>
    <w:p w14:paraId="79E7C0E0" w14:textId="77777777" w:rsidR="002B0367" w:rsidRPr="002B0367" w:rsidRDefault="002B0367" w:rsidP="002B0367">
      <w:pPr>
        <w:rPr>
          <w:sz w:val="24"/>
          <w:szCs w:val="24"/>
        </w:rPr>
      </w:pPr>
      <w:r w:rsidRPr="002B0367">
        <w:rPr>
          <w:sz w:val="24"/>
          <w:szCs w:val="24"/>
        </w:rPr>
        <w:t xml:space="preserve">    </w:t>
      </w:r>
      <w:proofErr w:type="spellStart"/>
      <w:r w:rsidRPr="002B0367">
        <w:rPr>
          <w:sz w:val="24"/>
          <w:szCs w:val="24"/>
        </w:rPr>
        <w:t>project_title</w:t>
      </w:r>
      <w:proofErr w:type="spellEnd"/>
      <w:r w:rsidRPr="002B0367">
        <w:rPr>
          <w:sz w:val="24"/>
          <w:szCs w:val="24"/>
        </w:rPr>
        <w:t xml:space="preserve"> </w:t>
      </w:r>
      <w:proofErr w:type="gramStart"/>
      <w:r w:rsidRPr="002B0367">
        <w:rPr>
          <w:sz w:val="24"/>
          <w:szCs w:val="24"/>
        </w:rPr>
        <w:t>VARCHAR(</w:t>
      </w:r>
      <w:proofErr w:type="gramEnd"/>
      <w:r w:rsidRPr="002B0367">
        <w:rPr>
          <w:sz w:val="24"/>
          <w:szCs w:val="24"/>
        </w:rPr>
        <w:t>100),</w:t>
      </w:r>
    </w:p>
    <w:p w14:paraId="4ADF5732" w14:textId="77777777" w:rsidR="002B0367" w:rsidRPr="002B0367" w:rsidRDefault="002B0367" w:rsidP="002B0367">
      <w:pPr>
        <w:rPr>
          <w:sz w:val="24"/>
          <w:szCs w:val="24"/>
        </w:rPr>
      </w:pPr>
      <w:r w:rsidRPr="002B0367">
        <w:rPr>
          <w:sz w:val="24"/>
          <w:szCs w:val="24"/>
        </w:rPr>
        <w:t xml:space="preserve">    </w:t>
      </w:r>
      <w:proofErr w:type="spellStart"/>
      <w:r w:rsidRPr="002B0367">
        <w:rPr>
          <w:sz w:val="24"/>
          <w:szCs w:val="24"/>
        </w:rPr>
        <w:t>technologies_used</w:t>
      </w:r>
      <w:proofErr w:type="spellEnd"/>
      <w:r w:rsidRPr="002B0367">
        <w:rPr>
          <w:sz w:val="24"/>
          <w:szCs w:val="24"/>
        </w:rPr>
        <w:t xml:space="preserve"> </w:t>
      </w:r>
      <w:proofErr w:type="gramStart"/>
      <w:r w:rsidRPr="002B0367">
        <w:rPr>
          <w:sz w:val="24"/>
          <w:szCs w:val="24"/>
        </w:rPr>
        <w:t>VARCHAR(</w:t>
      </w:r>
      <w:proofErr w:type="gramEnd"/>
      <w:r w:rsidRPr="002B0367">
        <w:rPr>
          <w:sz w:val="24"/>
          <w:szCs w:val="24"/>
        </w:rPr>
        <w:t>100),</w:t>
      </w:r>
    </w:p>
    <w:p w14:paraId="752102E3" w14:textId="77777777" w:rsidR="002B0367" w:rsidRPr="002B0367" w:rsidRDefault="002B0367" w:rsidP="002B0367">
      <w:pPr>
        <w:rPr>
          <w:sz w:val="24"/>
          <w:szCs w:val="24"/>
        </w:rPr>
      </w:pPr>
      <w:r w:rsidRPr="002B0367">
        <w:rPr>
          <w:sz w:val="24"/>
          <w:szCs w:val="24"/>
        </w:rPr>
        <w:t xml:space="preserve">    FOREIGN KEY (</w:t>
      </w:r>
      <w:proofErr w:type="spellStart"/>
      <w:r w:rsidRPr="002B0367">
        <w:rPr>
          <w:sz w:val="24"/>
          <w:szCs w:val="24"/>
        </w:rPr>
        <w:t>candidate_id</w:t>
      </w:r>
      <w:proofErr w:type="spellEnd"/>
      <w:r w:rsidRPr="002B0367">
        <w:rPr>
          <w:sz w:val="24"/>
          <w:szCs w:val="24"/>
        </w:rPr>
        <w:t>) REFERENCES candidate(</w:t>
      </w:r>
      <w:proofErr w:type="spellStart"/>
      <w:r w:rsidRPr="002B0367">
        <w:rPr>
          <w:sz w:val="24"/>
          <w:szCs w:val="24"/>
        </w:rPr>
        <w:t>candidate_id</w:t>
      </w:r>
      <w:proofErr w:type="spellEnd"/>
      <w:r w:rsidRPr="002B0367">
        <w:rPr>
          <w:sz w:val="24"/>
          <w:szCs w:val="24"/>
        </w:rPr>
        <w:t>)</w:t>
      </w:r>
    </w:p>
    <w:p w14:paraId="4B5D061C" w14:textId="0E78A39F" w:rsidR="000C1D02" w:rsidRDefault="002B0367" w:rsidP="002B0367">
      <w:pPr>
        <w:rPr>
          <w:sz w:val="24"/>
          <w:szCs w:val="24"/>
        </w:rPr>
      </w:pPr>
      <w:r w:rsidRPr="002B0367">
        <w:rPr>
          <w:sz w:val="24"/>
          <w:szCs w:val="24"/>
        </w:rPr>
        <w:t>);</w:t>
      </w:r>
    </w:p>
    <w:p w14:paraId="08F80D9D" w14:textId="77777777" w:rsidR="002B0367" w:rsidRDefault="002B0367" w:rsidP="002B0367">
      <w:pPr>
        <w:rPr>
          <w:sz w:val="24"/>
          <w:szCs w:val="24"/>
        </w:rPr>
      </w:pPr>
    </w:p>
    <w:p w14:paraId="36E1DE88" w14:textId="77777777" w:rsidR="002B0367" w:rsidRDefault="002B0367" w:rsidP="002B0367">
      <w:pPr>
        <w:rPr>
          <w:sz w:val="24"/>
          <w:szCs w:val="24"/>
        </w:rPr>
      </w:pPr>
    </w:p>
    <w:p w14:paraId="5C78FE77" w14:textId="627FD33B" w:rsidR="002B0367" w:rsidRPr="00922366" w:rsidRDefault="001F4BAE" w:rsidP="002B0367">
      <w:pPr>
        <w:rPr>
          <w:b/>
          <w:bCs/>
          <w:sz w:val="28"/>
          <w:szCs w:val="28"/>
        </w:rPr>
      </w:pPr>
      <w:r w:rsidRPr="00922366">
        <w:rPr>
          <w:b/>
          <w:bCs/>
          <w:sz w:val="28"/>
          <w:szCs w:val="28"/>
        </w:rPr>
        <w:lastRenderedPageBreak/>
        <w:t>Job Table</w:t>
      </w:r>
    </w:p>
    <w:p w14:paraId="4BDACD07" w14:textId="4DF20870" w:rsidR="001F4BAE" w:rsidRDefault="001F4BAE" w:rsidP="002B0367">
      <w:pPr>
        <w:rPr>
          <w:sz w:val="24"/>
          <w:szCs w:val="24"/>
        </w:rPr>
      </w:pPr>
      <w:r w:rsidRPr="001F4BAE">
        <w:rPr>
          <w:noProof/>
          <w:sz w:val="24"/>
          <w:szCs w:val="24"/>
        </w:rPr>
        <w:drawing>
          <wp:inline distT="0" distB="0" distL="0" distR="0" wp14:anchorId="593A9C49" wp14:editId="6BB748CF">
            <wp:extent cx="5731510" cy="1210945"/>
            <wp:effectExtent l="0" t="0" r="2540" b="8255"/>
            <wp:docPr id="1149554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554523" name=""/>
                    <pic:cNvPicPr/>
                  </pic:nvPicPr>
                  <pic:blipFill>
                    <a:blip r:embed="rId17"/>
                    <a:stretch>
                      <a:fillRect/>
                    </a:stretch>
                  </pic:blipFill>
                  <pic:spPr>
                    <a:xfrm>
                      <a:off x="0" y="0"/>
                      <a:ext cx="5731510" cy="1210945"/>
                    </a:xfrm>
                    <a:prstGeom prst="rect">
                      <a:avLst/>
                    </a:prstGeom>
                  </pic:spPr>
                </pic:pic>
              </a:graphicData>
            </a:graphic>
          </wp:inline>
        </w:drawing>
      </w:r>
    </w:p>
    <w:p w14:paraId="3BD6EBC9" w14:textId="73DFB568" w:rsidR="00444155" w:rsidRDefault="00444155" w:rsidP="00444155">
      <w:pPr>
        <w:rPr>
          <w:sz w:val="24"/>
          <w:szCs w:val="24"/>
        </w:rPr>
      </w:pPr>
      <w:r w:rsidRPr="00444155">
        <w:rPr>
          <w:noProof/>
          <w:sz w:val="24"/>
          <w:szCs w:val="24"/>
        </w:rPr>
        <w:drawing>
          <wp:inline distT="0" distB="0" distL="0" distR="0" wp14:anchorId="683F4DEA" wp14:editId="534F1DD0">
            <wp:extent cx="5731510" cy="709247"/>
            <wp:effectExtent l="0" t="0" r="2540" b="0"/>
            <wp:docPr id="1857326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326877" name=""/>
                    <pic:cNvPicPr/>
                  </pic:nvPicPr>
                  <pic:blipFill>
                    <a:blip r:embed="rId18"/>
                    <a:stretch>
                      <a:fillRect/>
                    </a:stretch>
                  </pic:blipFill>
                  <pic:spPr>
                    <a:xfrm>
                      <a:off x="0" y="0"/>
                      <a:ext cx="5744499" cy="710854"/>
                    </a:xfrm>
                    <a:prstGeom prst="rect">
                      <a:avLst/>
                    </a:prstGeom>
                  </pic:spPr>
                </pic:pic>
              </a:graphicData>
            </a:graphic>
          </wp:inline>
        </w:drawing>
      </w:r>
    </w:p>
    <w:p w14:paraId="1463711F" w14:textId="560A5F89" w:rsidR="00444155" w:rsidRDefault="008C36D9" w:rsidP="00444155">
      <w:pPr>
        <w:rPr>
          <w:b/>
          <w:bCs/>
          <w:sz w:val="28"/>
          <w:szCs w:val="28"/>
        </w:rPr>
      </w:pPr>
      <w:r w:rsidRPr="00922366">
        <w:rPr>
          <w:b/>
          <w:bCs/>
          <w:sz w:val="28"/>
          <w:szCs w:val="28"/>
        </w:rPr>
        <w:t>Application Table</w:t>
      </w:r>
      <w:r w:rsidR="00922366" w:rsidRPr="00922366">
        <w:rPr>
          <w:b/>
          <w:bCs/>
          <w:noProof/>
          <w:sz w:val="28"/>
          <w:szCs w:val="28"/>
        </w:rPr>
        <w:drawing>
          <wp:inline distT="0" distB="0" distL="0" distR="0" wp14:anchorId="66FFEA73" wp14:editId="34C8046E">
            <wp:extent cx="5731510" cy="2569210"/>
            <wp:effectExtent l="0" t="0" r="2540" b="2540"/>
            <wp:docPr id="1447352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352793" name=""/>
                    <pic:cNvPicPr/>
                  </pic:nvPicPr>
                  <pic:blipFill>
                    <a:blip r:embed="rId19"/>
                    <a:stretch>
                      <a:fillRect/>
                    </a:stretch>
                  </pic:blipFill>
                  <pic:spPr>
                    <a:xfrm>
                      <a:off x="0" y="0"/>
                      <a:ext cx="5731510" cy="2569210"/>
                    </a:xfrm>
                    <a:prstGeom prst="rect">
                      <a:avLst/>
                    </a:prstGeom>
                  </pic:spPr>
                </pic:pic>
              </a:graphicData>
            </a:graphic>
          </wp:inline>
        </w:drawing>
      </w:r>
    </w:p>
    <w:p w14:paraId="462A9F80" w14:textId="77777777" w:rsidR="00A542FB" w:rsidRDefault="00A542FB" w:rsidP="00A542FB">
      <w:r>
        <w:t>CREATE TABLE application (</w:t>
      </w:r>
    </w:p>
    <w:p w14:paraId="6C35D441" w14:textId="77777777" w:rsidR="00A542FB" w:rsidRDefault="00A542FB" w:rsidP="00A542FB">
      <w:r>
        <w:t xml:space="preserve">    </w:t>
      </w:r>
      <w:proofErr w:type="spellStart"/>
      <w:r>
        <w:t>application_id</w:t>
      </w:r>
      <w:proofErr w:type="spellEnd"/>
      <w:r>
        <w:t xml:space="preserve"> INT PRIMARY KEY,</w:t>
      </w:r>
    </w:p>
    <w:p w14:paraId="681CAAE3" w14:textId="77777777" w:rsidR="00A542FB" w:rsidRDefault="00A542FB" w:rsidP="00A542FB">
      <w:r>
        <w:t xml:space="preserve">    </w:t>
      </w:r>
      <w:proofErr w:type="spellStart"/>
      <w:r>
        <w:t>candidate_id</w:t>
      </w:r>
      <w:proofErr w:type="spellEnd"/>
      <w:r>
        <w:t xml:space="preserve"> INT,</w:t>
      </w:r>
    </w:p>
    <w:p w14:paraId="2ED4A83F" w14:textId="77777777" w:rsidR="00A542FB" w:rsidRDefault="00A542FB" w:rsidP="00A542FB">
      <w:r>
        <w:t xml:space="preserve">    </w:t>
      </w:r>
      <w:proofErr w:type="spellStart"/>
      <w:r>
        <w:t>job_id</w:t>
      </w:r>
      <w:proofErr w:type="spellEnd"/>
      <w:r>
        <w:t xml:space="preserve"> INT,</w:t>
      </w:r>
    </w:p>
    <w:p w14:paraId="2F47544D" w14:textId="77777777" w:rsidR="00A542FB" w:rsidRDefault="00A542FB" w:rsidP="00A542FB">
      <w:r>
        <w:t xml:space="preserve">    </w:t>
      </w:r>
      <w:proofErr w:type="spellStart"/>
      <w:r>
        <w:t>application_date</w:t>
      </w:r>
      <w:proofErr w:type="spellEnd"/>
      <w:r>
        <w:t xml:space="preserve"> DATE,</w:t>
      </w:r>
    </w:p>
    <w:p w14:paraId="5E79D886" w14:textId="77777777" w:rsidR="00A542FB" w:rsidRDefault="00A542FB" w:rsidP="00A542FB">
      <w:r>
        <w:t xml:space="preserve">    status </w:t>
      </w:r>
      <w:proofErr w:type="gramStart"/>
      <w:r>
        <w:t>VARCHAR(</w:t>
      </w:r>
      <w:proofErr w:type="gramEnd"/>
      <w:r>
        <w:t>20),</w:t>
      </w:r>
    </w:p>
    <w:p w14:paraId="0374829F" w14:textId="77777777" w:rsidR="00A542FB" w:rsidRDefault="00A542FB" w:rsidP="00A542FB">
      <w:r>
        <w:t xml:space="preserve">    FOREIGN KEY (</w:t>
      </w:r>
      <w:proofErr w:type="spellStart"/>
      <w:r>
        <w:t>candidate_id</w:t>
      </w:r>
      <w:proofErr w:type="spellEnd"/>
      <w:r>
        <w:t>) REFERENCES candidate(</w:t>
      </w:r>
      <w:proofErr w:type="spellStart"/>
      <w:r>
        <w:t>candidate_id</w:t>
      </w:r>
      <w:proofErr w:type="spellEnd"/>
      <w:r>
        <w:t>),</w:t>
      </w:r>
    </w:p>
    <w:p w14:paraId="555B827A" w14:textId="117F8D6C" w:rsidR="00A542FB" w:rsidRDefault="00A542FB" w:rsidP="00A542FB">
      <w:r>
        <w:t xml:space="preserve">    FOREIGN KEY (</w:t>
      </w:r>
      <w:proofErr w:type="spellStart"/>
      <w:r>
        <w:t>job_id</w:t>
      </w:r>
      <w:proofErr w:type="spellEnd"/>
      <w:r>
        <w:t>) REFERENCES job(</w:t>
      </w:r>
      <w:proofErr w:type="spellStart"/>
      <w:r>
        <w:t>job_id</w:t>
      </w:r>
      <w:proofErr w:type="spellEnd"/>
      <w:r>
        <w:t>));</w:t>
      </w:r>
    </w:p>
    <w:p w14:paraId="5AE975D9" w14:textId="2711DB15" w:rsidR="00A542FB" w:rsidRPr="00FE53AE" w:rsidRDefault="0044608E" w:rsidP="00A542FB">
      <w:pPr>
        <w:rPr>
          <w:b/>
          <w:bCs/>
          <w:sz w:val="28"/>
          <w:szCs w:val="28"/>
        </w:rPr>
      </w:pPr>
      <w:r w:rsidRPr="00FE53AE">
        <w:rPr>
          <w:b/>
          <w:bCs/>
          <w:sz w:val="28"/>
          <w:szCs w:val="28"/>
        </w:rPr>
        <w:lastRenderedPageBreak/>
        <w:t>Shortlist Table</w:t>
      </w:r>
    </w:p>
    <w:p w14:paraId="3A1F6546" w14:textId="77763895" w:rsidR="0044608E" w:rsidRDefault="00862300" w:rsidP="00A542FB">
      <w:r w:rsidRPr="00862300">
        <w:rPr>
          <w:noProof/>
        </w:rPr>
        <w:drawing>
          <wp:inline distT="0" distB="0" distL="0" distR="0" wp14:anchorId="0D659FD2" wp14:editId="6B1B4651">
            <wp:extent cx="5731510" cy="1614170"/>
            <wp:effectExtent l="0" t="0" r="2540" b="5080"/>
            <wp:docPr id="972740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740433" name=""/>
                    <pic:cNvPicPr/>
                  </pic:nvPicPr>
                  <pic:blipFill>
                    <a:blip r:embed="rId20"/>
                    <a:stretch>
                      <a:fillRect/>
                    </a:stretch>
                  </pic:blipFill>
                  <pic:spPr>
                    <a:xfrm>
                      <a:off x="0" y="0"/>
                      <a:ext cx="5731510" cy="1614170"/>
                    </a:xfrm>
                    <a:prstGeom prst="rect">
                      <a:avLst/>
                    </a:prstGeom>
                  </pic:spPr>
                </pic:pic>
              </a:graphicData>
            </a:graphic>
          </wp:inline>
        </w:drawing>
      </w:r>
    </w:p>
    <w:p w14:paraId="7755FA1E" w14:textId="41F6FB4B" w:rsidR="002152AA" w:rsidRDefault="002152AA" w:rsidP="002152AA">
      <w:r w:rsidRPr="002152AA">
        <w:rPr>
          <w:noProof/>
        </w:rPr>
        <w:drawing>
          <wp:inline distT="0" distB="0" distL="0" distR="0" wp14:anchorId="3B1344F6" wp14:editId="0D2EE78F">
            <wp:extent cx="5731510" cy="224155"/>
            <wp:effectExtent l="0" t="0" r="2540" b="4445"/>
            <wp:docPr id="2017475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475217" name=""/>
                    <pic:cNvPicPr/>
                  </pic:nvPicPr>
                  <pic:blipFill>
                    <a:blip r:embed="rId21"/>
                    <a:stretch>
                      <a:fillRect/>
                    </a:stretch>
                  </pic:blipFill>
                  <pic:spPr>
                    <a:xfrm>
                      <a:off x="0" y="0"/>
                      <a:ext cx="5731510" cy="224155"/>
                    </a:xfrm>
                    <a:prstGeom prst="rect">
                      <a:avLst/>
                    </a:prstGeom>
                  </pic:spPr>
                </pic:pic>
              </a:graphicData>
            </a:graphic>
          </wp:inline>
        </w:drawing>
      </w:r>
    </w:p>
    <w:p w14:paraId="365893EB" w14:textId="77777777" w:rsidR="00FE53AE" w:rsidRDefault="00FE53AE" w:rsidP="00FE53AE">
      <w:r>
        <w:t>CREATE TABLE shortlist (</w:t>
      </w:r>
    </w:p>
    <w:p w14:paraId="7F2F7210" w14:textId="77777777" w:rsidR="00FE53AE" w:rsidRDefault="00FE53AE" w:rsidP="00FE53AE">
      <w:r>
        <w:t xml:space="preserve">    </w:t>
      </w:r>
      <w:proofErr w:type="spellStart"/>
      <w:r>
        <w:t>shortlist_id</w:t>
      </w:r>
      <w:proofErr w:type="spellEnd"/>
      <w:r>
        <w:t xml:space="preserve"> INT AUTO_INCREMENT PRIMARY KEY,</w:t>
      </w:r>
    </w:p>
    <w:p w14:paraId="5A37CBE4" w14:textId="77777777" w:rsidR="00FE53AE" w:rsidRDefault="00FE53AE" w:rsidP="00FE53AE">
      <w:r>
        <w:t xml:space="preserve">    </w:t>
      </w:r>
      <w:proofErr w:type="spellStart"/>
      <w:r>
        <w:t>application_id</w:t>
      </w:r>
      <w:proofErr w:type="spellEnd"/>
      <w:r>
        <w:t xml:space="preserve"> INT,</w:t>
      </w:r>
    </w:p>
    <w:p w14:paraId="2995E23D" w14:textId="77777777" w:rsidR="00FE53AE" w:rsidRDefault="00FE53AE" w:rsidP="00FE53AE">
      <w:r>
        <w:t xml:space="preserve">    score INT,</w:t>
      </w:r>
    </w:p>
    <w:p w14:paraId="76151406" w14:textId="77777777" w:rsidR="00FE53AE" w:rsidRDefault="00FE53AE" w:rsidP="00FE53AE">
      <w:r>
        <w:t xml:space="preserve">    decision </w:t>
      </w:r>
      <w:proofErr w:type="gramStart"/>
      <w:r>
        <w:t>VARCHAR(</w:t>
      </w:r>
      <w:proofErr w:type="gramEnd"/>
      <w:r>
        <w:t>20),</w:t>
      </w:r>
    </w:p>
    <w:p w14:paraId="21AE3087" w14:textId="77777777" w:rsidR="00FE53AE" w:rsidRDefault="00FE53AE" w:rsidP="00FE53AE">
      <w:r>
        <w:t xml:space="preserve">    FOREIGN KEY (</w:t>
      </w:r>
      <w:proofErr w:type="spellStart"/>
      <w:r>
        <w:t>application_id</w:t>
      </w:r>
      <w:proofErr w:type="spellEnd"/>
      <w:r>
        <w:t>) REFERENCES application(</w:t>
      </w:r>
      <w:proofErr w:type="spellStart"/>
      <w:r>
        <w:t>application_id</w:t>
      </w:r>
      <w:proofErr w:type="spellEnd"/>
      <w:r>
        <w:t>)</w:t>
      </w:r>
    </w:p>
    <w:p w14:paraId="6E76783B" w14:textId="328878BF" w:rsidR="00FE53AE" w:rsidRDefault="00FE53AE" w:rsidP="00FE53AE">
      <w:r>
        <w:t>);</w:t>
      </w:r>
    </w:p>
    <w:p w14:paraId="102790B5" w14:textId="77777777" w:rsidR="00617A93" w:rsidRDefault="00617A93" w:rsidP="00FE53AE"/>
    <w:p w14:paraId="34AA1257" w14:textId="5D4B9E3F" w:rsidR="00617A93" w:rsidRDefault="00617A93" w:rsidP="00FE53AE">
      <w:r w:rsidRPr="00617A93">
        <w:rPr>
          <w:noProof/>
        </w:rPr>
        <w:drawing>
          <wp:inline distT="0" distB="0" distL="0" distR="0" wp14:anchorId="3902C987" wp14:editId="1346AB3C">
            <wp:extent cx="5731510" cy="1733550"/>
            <wp:effectExtent l="0" t="0" r="2540" b="0"/>
            <wp:docPr id="1167606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606281" name=""/>
                    <pic:cNvPicPr/>
                  </pic:nvPicPr>
                  <pic:blipFill>
                    <a:blip r:embed="rId22"/>
                    <a:stretch>
                      <a:fillRect/>
                    </a:stretch>
                  </pic:blipFill>
                  <pic:spPr>
                    <a:xfrm>
                      <a:off x="0" y="0"/>
                      <a:ext cx="5731510" cy="1733550"/>
                    </a:xfrm>
                    <a:prstGeom prst="rect">
                      <a:avLst/>
                    </a:prstGeom>
                  </pic:spPr>
                </pic:pic>
              </a:graphicData>
            </a:graphic>
          </wp:inline>
        </w:drawing>
      </w:r>
    </w:p>
    <w:p w14:paraId="17EABAD3" w14:textId="77777777" w:rsidR="00EC4C3B" w:rsidRDefault="00EC4C3B" w:rsidP="00FE53AE"/>
    <w:p w14:paraId="66A51B47" w14:textId="77777777" w:rsidR="00EC4C3B" w:rsidRDefault="00EC4C3B" w:rsidP="00FE53AE"/>
    <w:p w14:paraId="1686B292" w14:textId="77777777" w:rsidR="00EC4C3B" w:rsidRDefault="00EC4C3B" w:rsidP="00FE53AE"/>
    <w:p w14:paraId="08FF122E" w14:textId="77777777" w:rsidR="00EC4C3B" w:rsidRDefault="00EC4C3B" w:rsidP="00FE53AE"/>
    <w:p w14:paraId="27432945" w14:textId="77777777" w:rsidR="00EC4C3B" w:rsidRDefault="00EC4C3B" w:rsidP="00FE53AE"/>
    <w:p w14:paraId="5E7AF37A" w14:textId="77777777" w:rsidR="00EC4C3B" w:rsidRDefault="00EC4C3B" w:rsidP="00FE53AE"/>
    <w:p w14:paraId="56DF4A3C" w14:textId="77777777" w:rsidR="00EC4C3B" w:rsidRDefault="00EC4C3B" w:rsidP="00FE53AE"/>
    <w:p w14:paraId="785B4C92" w14:textId="77777777" w:rsidR="00EC4C3B" w:rsidRDefault="00EC4C3B" w:rsidP="00FE53AE"/>
    <w:p w14:paraId="3B1B7180" w14:textId="77777777" w:rsidR="00EC4C3B" w:rsidRDefault="00EC4C3B" w:rsidP="00FE53AE"/>
    <w:p w14:paraId="305E625B" w14:textId="77777777" w:rsidR="00EC4C3B" w:rsidRDefault="00EC4C3B" w:rsidP="00FE53AE"/>
    <w:p w14:paraId="28E1E4C5" w14:textId="77777777" w:rsidR="00EC4C3B" w:rsidRDefault="00EC4C3B" w:rsidP="00FE53AE"/>
    <w:p w14:paraId="046FDFCB" w14:textId="77777777" w:rsidR="00FB75C3" w:rsidRPr="00FB75C3" w:rsidRDefault="00FB75C3" w:rsidP="00BA3EE6">
      <w:pPr>
        <w:rPr>
          <w:b/>
          <w:bCs/>
          <w:sz w:val="28"/>
          <w:szCs w:val="28"/>
        </w:rPr>
        <w:pPrChange w:id="15" w:author="Lakshay Singh" w:date="2026-02-12T17:38:00Z" w16du:dateUtc="2026-02-12T12:08:00Z">
          <w:pPr>
            <w:jc w:val="center"/>
          </w:pPr>
        </w:pPrChange>
      </w:pPr>
      <w:r w:rsidRPr="00FB75C3">
        <w:rPr>
          <w:b/>
          <w:bCs/>
          <w:sz w:val="28"/>
          <w:szCs w:val="28"/>
        </w:rPr>
        <w:t>Data Insertion (DML Commands)</w:t>
      </w:r>
    </w:p>
    <w:p w14:paraId="52E9322E" w14:textId="77777777" w:rsidR="00FB75C3" w:rsidRDefault="00FB75C3" w:rsidP="00FB75C3">
      <w:r w:rsidRPr="00FB75C3">
        <w:t>Sample data was inserted into each table to simulate real-world recruitment scenarios.</w:t>
      </w:r>
    </w:p>
    <w:p w14:paraId="10F34AB3" w14:textId="52DFC69B" w:rsidR="00C841E6" w:rsidRPr="00A75BF3" w:rsidRDefault="00B75DAF" w:rsidP="00FB75C3">
      <w:pPr>
        <w:rPr>
          <w:b/>
          <w:bCs/>
        </w:rPr>
      </w:pPr>
      <w:r w:rsidRPr="00B75DAF">
        <w:rPr>
          <w:b/>
          <w:bCs/>
        </w:rPr>
        <w:t>Insert into Skill</w:t>
      </w:r>
    </w:p>
    <w:p w14:paraId="27126471" w14:textId="4215EBD7" w:rsidR="00FB75C3" w:rsidRPr="00FB75C3" w:rsidRDefault="004D7816" w:rsidP="00FB75C3">
      <w:r w:rsidRPr="004D7816">
        <w:rPr>
          <w:noProof/>
        </w:rPr>
        <w:drawing>
          <wp:inline distT="0" distB="0" distL="0" distR="0" wp14:anchorId="5E057DD5" wp14:editId="428830F4">
            <wp:extent cx="5731510" cy="1558925"/>
            <wp:effectExtent l="0" t="0" r="2540" b="3175"/>
            <wp:docPr id="1026702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702880" name=""/>
                    <pic:cNvPicPr/>
                  </pic:nvPicPr>
                  <pic:blipFill>
                    <a:blip r:embed="rId23"/>
                    <a:stretch>
                      <a:fillRect/>
                    </a:stretch>
                  </pic:blipFill>
                  <pic:spPr>
                    <a:xfrm>
                      <a:off x="0" y="0"/>
                      <a:ext cx="5731510" cy="1558925"/>
                    </a:xfrm>
                    <a:prstGeom prst="rect">
                      <a:avLst/>
                    </a:prstGeom>
                  </pic:spPr>
                </pic:pic>
              </a:graphicData>
            </a:graphic>
          </wp:inline>
        </w:drawing>
      </w:r>
    </w:p>
    <w:p w14:paraId="3DFD51F2" w14:textId="7162C4B5" w:rsidR="00EC4C3B" w:rsidRDefault="00B75DAF" w:rsidP="00FE53AE">
      <w:r w:rsidRPr="00B75DAF">
        <w:rPr>
          <w:noProof/>
        </w:rPr>
        <w:drawing>
          <wp:inline distT="0" distB="0" distL="0" distR="0" wp14:anchorId="752143C5" wp14:editId="00094EAE">
            <wp:extent cx="5731510" cy="2070100"/>
            <wp:effectExtent l="0" t="0" r="2540" b="6350"/>
            <wp:docPr id="413337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337998" name=""/>
                    <pic:cNvPicPr/>
                  </pic:nvPicPr>
                  <pic:blipFill>
                    <a:blip r:embed="rId24"/>
                    <a:stretch>
                      <a:fillRect/>
                    </a:stretch>
                  </pic:blipFill>
                  <pic:spPr>
                    <a:xfrm>
                      <a:off x="0" y="0"/>
                      <a:ext cx="5731510" cy="2070100"/>
                    </a:xfrm>
                    <a:prstGeom prst="rect">
                      <a:avLst/>
                    </a:prstGeom>
                  </pic:spPr>
                </pic:pic>
              </a:graphicData>
            </a:graphic>
          </wp:inline>
        </w:drawing>
      </w:r>
    </w:p>
    <w:p w14:paraId="29BD3197" w14:textId="262BCDE3" w:rsidR="00FE53AE" w:rsidRDefault="00FE53AE" w:rsidP="00FE53AE">
      <w:pPr>
        <w:rPr>
          <w:b/>
          <w:bCs/>
        </w:rPr>
      </w:pPr>
    </w:p>
    <w:p w14:paraId="4BE144C3" w14:textId="77777777" w:rsidR="00A75BF3" w:rsidRDefault="00A75BF3" w:rsidP="00FE53AE">
      <w:pPr>
        <w:rPr>
          <w:b/>
          <w:bCs/>
        </w:rPr>
      </w:pPr>
    </w:p>
    <w:p w14:paraId="5E1F7729" w14:textId="77777777" w:rsidR="00A75BF3" w:rsidRDefault="00A75BF3" w:rsidP="00FE53AE">
      <w:pPr>
        <w:rPr>
          <w:b/>
          <w:bCs/>
        </w:rPr>
      </w:pPr>
    </w:p>
    <w:p w14:paraId="64D35B76" w14:textId="77777777" w:rsidR="002132DE" w:rsidRDefault="002132DE" w:rsidP="002132DE">
      <w:pPr>
        <w:rPr>
          <w:b/>
          <w:bCs/>
          <w:sz w:val="28"/>
          <w:szCs w:val="28"/>
        </w:rPr>
      </w:pPr>
      <w:r w:rsidRPr="002132DE">
        <w:rPr>
          <w:b/>
          <w:bCs/>
          <w:sz w:val="28"/>
          <w:szCs w:val="28"/>
        </w:rPr>
        <w:lastRenderedPageBreak/>
        <w:t>Insert into Candidate</w:t>
      </w:r>
    </w:p>
    <w:p w14:paraId="23E6C205" w14:textId="77777777" w:rsidR="002132DE" w:rsidRDefault="002132DE" w:rsidP="002132DE">
      <w:r>
        <w:t>INSERT INTO candidate VALUES</w:t>
      </w:r>
    </w:p>
    <w:p w14:paraId="66ADEFB0" w14:textId="7DD7E52A" w:rsidR="002132DE" w:rsidRDefault="002132DE" w:rsidP="002132DE">
      <w:r>
        <w:t>(101, 'Lakshay Singh', 'lakshay@gmail.com', '999</w:t>
      </w:r>
      <w:r w:rsidR="002F7B91">
        <w:t>555</w:t>
      </w:r>
      <w:r>
        <w:t>9999', '</w:t>
      </w:r>
      <w:proofErr w:type="spellStart"/>
      <w:proofErr w:type="gramStart"/>
      <w:r>
        <w:t>B.Tech</w:t>
      </w:r>
      <w:proofErr w:type="spellEnd"/>
      <w:proofErr w:type="gramEnd"/>
      <w:r>
        <w:t>'),</w:t>
      </w:r>
    </w:p>
    <w:p w14:paraId="39D123C8" w14:textId="4DEB53FB" w:rsidR="002132DE" w:rsidRDefault="002132DE" w:rsidP="002132DE">
      <w:r>
        <w:t>(102, '</w:t>
      </w:r>
      <w:proofErr w:type="spellStart"/>
      <w:r>
        <w:t>Abhayraj</w:t>
      </w:r>
      <w:proofErr w:type="spellEnd"/>
      <w:r>
        <w:t xml:space="preserve"> Singh', 'abhay@gmail.com', '8888888</w:t>
      </w:r>
      <w:r w:rsidR="002F7B91">
        <w:t>000</w:t>
      </w:r>
      <w:r>
        <w:t>', '</w:t>
      </w:r>
      <w:proofErr w:type="spellStart"/>
      <w:proofErr w:type="gramStart"/>
      <w:r>
        <w:t>B.Tech</w:t>
      </w:r>
      <w:proofErr w:type="spellEnd"/>
      <w:proofErr w:type="gramEnd"/>
      <w:r>
        <w:t>'),</w:t>
      </w:r>
    </w:p>
    <w:p w14:paraId="5195315C" w14:textId="50323852" w:rsidR="00A1717C" w:rsidRDefault="002132DE" w:rsidP="002132DE">
      <w:r>
        <w:t>(103, 'Rohit Sharma', 'rohit@gmail.com', '777</w:t>
      </w:r>
      <w:r w:rsidR="0091268E">
        <w:t>676767</w:t>
      </w:r>
      <w:r>
        <w:t>7', '</w:t>
      </w:r>
      <w:proofErr w:type="spellStart"/>
      <w:proofErr w:type="gramStart"/>
      <w:r>
        <w:t>B.Tech</w:t>
      </w:r>
      <w:proofErr w:type="spellEnd"/>
      <w:proofErr w:type="gramEnd"/>
      <w:r>
        <w:t>');</w:t>
      </w:r>
    </w:p>
    <w:p w14:paraId="6DA2D2ED" w14:textId="1FC8B4F9" w:rsidR="003F2A65" w:rsidRPr="002132DE" w:rsidRDefault="007E12A9" w:rsidP="002132DE">
      <w:r>
        <w:rPr>
          <w:noProof/>
        </w:rPr>
        <w:drawing>
          <wp:inline distT="0" distB="0" distL="0" distR="0" wp14:anchorId="0396FAC1" wp14:editId="4D26861B">
            <wp:extent cx="5731510" cy="1397000"/>
            <wp:effectExtent l="0" t="0" r="2540" b="0"/>
            <wp:docPr id="949666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1397000"/>
                    </a:xfrm>
                    <a:prstGeom prst="rect">
                      <a:avLst/>
                    </a:prstGeom>
                    <a:noFill/>
                    <a:ln>
                      <a:noFill/>
                    </a:ln>
                  </pic:spPr>
                </pic:pic>
              </a:graphicData>
            </a:graphic>
          </wp:inline>
        </w:drawing>
      </w:r>
    </w:p>
    <w:p w14:paraId="386A1CAE" w14:textId="22B54EA2" w:rsidR="00FE53AE" w:rsidRPr="00783FE5" w:rsidRDefault="00783FE5" w:rsidP="00FE53AE">
      <w:pPr>
        <w:rPr>
          <w:b/>
          <w:bCs/>
          <w:sz w:val="28"/>
          <w:szCs w:val="28"/>
        </w:rPr>
      </w:pPr>
      <w:r w:rsidRPr="00783FE5">
        <w:rPr>
          <w:b/>
          <w:bCs/>
          <w:sz w:val="28"/>
          <w:szCs w:val="28"/>
        </w:rPr>
        <w:t xml:space="preserve">Insert into </w:t>
      </w:r>
      <w:proofErr w:type="spellStart"/>
      <w:r w:rsidRPr="00783FE5">
        <w:rPr>
          <w:b/>
          <w:bCs/>
          <w:sz w:val="28"/>
          <w:szCs w:val="28"/>
        </w:rPr>
        <w:t>Candidate_Skill</w:t>
      </w:r>
      <w:proofErr w:type="spellEnd"/>
    </w:p>
    <w:p w14:paraId="67473071" w14:textId="77777777" w:rsidR="005B0FB8" w:rsidRDefault="005B0FB8" w:rsidP="005B0FB8">
      <w:r>
        <w:t xml:space="preserve">INSERT INTO </w:t>
      </w:r>
      <w:proofErr w:type="spellStart"/>
      <w:r>
        <w:t>candidate_skill</w:t>
      </w:r>
      <w:proofErr w:type="spellEnd"/>
      <w:r>
        <w:t xml:space="preserve"> VALUES</w:t>
      </w:r>
    </w:p>
    <w:p w14:paraId="311A3F43" w14:textId="77777777" w:rsidR="005B0FB8" w:rsidRDefault="005B0FB8" w:rsidP="005B0FB8">
      <w:r>
        <w:t>(101, 1),</w:t>
      </w:r>
    </w:p>
    <w:p w14:paraId="56F9C082" w14:textId="77777777" w:rsidR="005B0FB8" w:rsidRDefault="005B0FB8" w:rsidP="005B0FB8">
      <w:r>
        <w:t>(101, 3),</w:t>
      </w:r>
    </w:p>
    <w:p w14:paraId="465B2CE5" w14:textId="77777777" w:rsidR="005B0FB8" w:rsidRDefault="005B0FB8" w:rsidP="005B0FB8">
      <w:r>
        <w:t>(102, 2),</w:t>
      </w:r>
    </w:p>
    <w:p w14:paraId="32D615B9" w14:textId="77777777" w:rsidR="005B0FB8" w:rsidRDefault="005B0FB8" w:rsidP="005B0FB8">
      <w:r>
        <w:t>(102, 3),</w:t>
      </w:r>
    </w:p>
    <w:p w14:paraId="5A0C2D73" w14:textId="77777777" w:rsidR="005B0FB8" w:rsidRDefault="005B0FB8" w:rsidP="005B0FB8">
      <w:r>
        <w:t>(103, 1),</w:t>
      </w:r>
    </w:p>
    <w:p w14:paraId="5C4A22BE" w14:textId="1931A53C" w:rsidR="003A24A1" w:rsidRDefault="005B0FB8" w:rsidP="005B0FB8">
      <w:r>
        <w:t>(103, 5);</w:t>
      </w:r>
    </w:p>
    <w:p w14:paraId="2EDE7B97" w14:textId="28382281" w:rsidR="003A24A1" w:rsidRDefault="003A24A1" w:rsidP="005B0FB8">
      <w:r>
        <w:rPr>
          <w:noProof/>
        </w:rPr>
        <w:drawing>
          <wp:inline distT="0" distB="0" distL="0" distR="0" wp14:anchorId="0C906FC1" wp14:editId="44B58581">
            <wp:extent cx="5731510" cy="1626870"/>
            <wp:effectExtent l="0" t="0" r="2540" b="0"/>
            <wp:docPr id="18728148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1626870"/>
                    </a:xfrm>
                    <a:prstGeom prst="rect">
                      <a:avLst/>
                    </a:prstGeom>
                    <a:noFill/>
                    <a:ln>
                      <a:noFill/>
                    </a:ln>
                  </pic:spPr>
                </pic:pic>
              </a:graphicData>
            </a:graphic>
          </wp:inline>
        </w:drawing>
      </w:r>
    </w:p>
    <w:p w14:paraId="273849F6" w14:textId="1C808C9C" w:rsidR="005B0FB8" w:rsidRDefault="005B0FB8" w:rsidP="005B0FB8"/>
    <w:p w14:paraId="1BFF4AF0" w14:textId="77777777" w:rsidR="00FE53AE" w:rsidRDefault="00FE53AE" w:rsidP="00FE53AE"/>
    <w:p w14:paraId="58C17FD0" w14:textId="7AF8D7BA" w:rsidR="00352E74" w:rsidRPr="0010036F" w:rsidRDefault="00352E74" w:rsidP="00FE53AE">
      <w:r w:rsidRPr="0010036F">
        <w:rPr>
          <w:b/>
          <w:bCs/>
          <w:sz w:val="28"/>
          <w:szCs w:val="28"/>
        </w:rPr>
        <w:lastRenderedPageBreak/>
        <w:t>Insert into Experience</w:t>
      </w:r>
    </w:p>
    <w:p w14:paraId="48F76367" w14:textId="77777777" w:rsidR="00E343DA" w:rsidRDefault="00E343DA" w:rsidP="00E343DA">
      <w:r>
        <w:t>INSERT INTO experience VALUES</w:t>
      </w:r>
    </w:p>
    <w:p w14:paraId="55AD3A69" w14:textId="77777777" w:rsidR="00E343DA" w:rsidRDefault="00E343DA" w:rsidP="00E343DA">
      <w:r>
        <w:t>(1, 101, 'ABC Corp', 'Software Intern', 1),</w:t>
      </w:r>
    </w:p>
    <w:p w14:paraId="71A6BFBC" w14:textId="77777777" w:rsidR="00E343DA" w:rsidRDefault="00E343DA" w:rsidP="00E343DA">
      <w:r>
        <w:t>(2, 102, 'XYZ Ltd', 'Python Developer', 2),</w:t>
      </w:r>
    </w:p>
    <w:p w14:paraId="2C5454F0" w14:textId="25167739" w:rsidR="00352E74" w:rsidRDefault="00E343DA" w:rsidP="00E343DA">
      <w:r>
        <w:t>(3, 103, '</w:t>
      </w:r>
      <w:proofErr w:type="spellStart"/>
      <w:r>
        <w:t>TechSoft</w:t>
      </w:r>
      <w:proofErr w:type="spellEnd"/>
      <w:r>
        <w:t>', 'ML Engineer', 3);</w:t>
      </w:r>
    </w:p>
    <w:p w14:paraId="22383A20" w14:textId="3C37CDB5" w:rsidR="003A24A1" w:rsidRDefault="003A24A1" w:rsidP="00E343DA">
      <w:r>
        <w:rPr>
          <w:noProof/>
        </w:rPr>
        <w:drawing>
          <wp:inline distT="0" distB="0" distL="0" distR="0" wp14:anchorId="43DB68B4" wp14:editId="174E0FE4">
            <wp:extent cx="5731510" cy="1928495"/>
            <wp:effectExtent l="0" t="0" r="2540" b="0"/>
            <wp:docPr id="2434403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1928495"/>
                    </a:xfrm>
                    <a:prstGeom prst="rect">
                      <a:avLst/>
                    </a:prstGeom>
                    <a:noFill/>
                    <a:ln>
                      <a:noFill/>
                    </a:ln>
                  </pic:spPr>
                </pic:pic>
              </a:graphicData>
            </a:graphic>
          </wp:inline>
        </w:drawing>
      </w:r>
    </w:p>
    <w:p w14:paraId="1CB0EDDB" w14:textId="4318CD6D" w:rsidR="00FE53AE" w:rsidRPr="00AC728D" w:rsidRDefault="00647183" w:rsidP="00FE53AE">
      <w:pPr>
        <w:rPr>
          <w:b/>
          <w:bCs/>
          <w:sz w:val="28"/>
          <w:szCs w:val="28"/>
        </w:rPr>
      </w:pPr>
      <w:r w:rsidRPr="00AC728D">
        <w:rPr>
          <w:b/>
          <w:bCs/>
          <w:sz w:val="28"/>
          <w:szCs w:val="28"/>
        </w:rPr>
        <w:t>Insert into Project</w:t>
      </w:r>
    </w:p>
    <w:p w14:paraId="3C3F44DA" w14:textId="77777777" w:rsidR="00647183" w:rsidRDefault="00647183" w:rsidP="00647183">
      <w:r>
        <w:t>INSERT INTO project VALUES</w:t>
      </w:r>
    </w:p>
    <w:p w14:paraId="62414146" w14:textId="77777777" w:rsidR="00647183" w:rsidRDefault="00647183" w:rsidP="00647183">
      <w:r>
        <w:t>(201, 101, 'Resume Parser', 'Java, SQL'),</w:t>
      </w:r>
    </w:p>
    <w:p w14:paraId="7C7211B6" w14:textId="77777777" w:rsidR="00647183" w:rsidRDefault="00647183" w:rsidP="00647183">
      <w:r>
        <w:t>(202, 102, 'Web Scraper', 'Python'),</w:t>
      </w:r>
    </w:p>
    <w:p w14:paraId="045FFAD5" w14:textId="3F1E79EA" w:rsidR="00647183" w:rsidRDefault="00647183" w:rsidP="00647183">
      <w:r>
        <w:t>(203, 103, 'Job Recommendation System', 'Python, ML');</w:t>
      </w:r>
    </w:p>
    <w:p w14:paraId="399165B8" w14:textId="19F82268" w:rsidR="00AC728D" w:rsidRDefault="00AC728D" w:rsidP="00647183">
      <w:r>
        <w:rPr>
          <w:noProof/>
        </w:rPr>
        <w:drawing>
          <wp:inline distT="0" distB="0" distL="0" distR="0" wp14:anchorId="5F4CAC19" wp14:editId="1ECBAC81">
            <wp:extent cx="5731510" cy="1706880"/>
            <wp:effectExtent l="0" t="0" r="2540" b="7620"/>
            <wp:docPr id="14874337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1706880"/>
                    </a:xfrm>
                    <a:prstGeom prst="rect">
                      <a:avLst/>
                    </a:prstGeom>
                    <a:noFill/>
                    <a:ln>
                      <a:noFill/>
                    </a:ln>
                  </pic:spPr>
                </pic:pic>
              </a:graphicData>
            </a:graphic>
          </wp:inline>
        </w:drawing>
      </w:r>
    </w:p>
    <w:p w14:paraId="0FB16CA0" w14:textId="77777777" w:rsidR="00AC728D" w:rsidRDefault="00AC728D" w:rsidP="00647183"/>
    <w:p w14:paraId="089FFD80" w14:textId="4E3CB0A7" w:rsidR="00647183" w:rsidRDefault="00647183" w:rsidP="00647183"/>
    <w:p w14:paraId="35BCCAFE" w14:textId="77777777" w:rsidR="00FE53AE" w:rsidRDefault="00FE53AE" w:rsidP="00FE53AE"/>
    <w:p w14:paraId="17B3B85E" w14:textId="79CEBB4E" w:rsidR="00647183" w:rsidRDefault="003C7C67" w:rsidP="00FE53AE">
      <w:pPr>
        <w:rPr>
          <w:b/>
          <w:bCs/>
          <w:sz w:val="28"/>
          <w:szCs w:val="28"/>
        </w:rPr>
      </w:pPr>
      <w:r w:rsidRPr="003C7C67">
        <w:rPr>
          <w:b/>
          <w:bCs/>
          <w:sz w:val="28"/>
          <w:szCs w:val="28"/>
        </w:rPr>
        <w:lastRenderedPageBreak/>
        <w:t>Insert into Job</w:t>
      </w:r>
    </w:p>
    <w:p w14:paraId="3B42AD45" w14:textId="77777777" w:rsidR="000B7014" w:rsidRDefault="000B7014" w:rsidP="000B7014">
      <w:r>
        <w:t>INSERT INTO job VALUES</w:t>
      </w:r>
    </w:p>
    <w:p w14:paraId="07FDFFB8" w14:textId="77777777" w:rsidR="000B7014" w:rsidRDefault="000B7014" w:rsidP="000B7014">
      <w:r>
        <w:t>(301, 'Software Engineer', 1),</w:t>
      </w:r>
    </w:p>
    <w:p w14:paraId="3647EC8B" w14:textId="77777777" w:rsidR="000B7014" w:rsidRDefault="000B7014" w:rsidP="000B7014">
      <w:r>
        <w:t>(302, 'Data Analyst', 2),</w:t>
      </w:r>
    </w:p>
    <w:p w14:paraId="2E7FBDAB" w14:textId="004A5AE7" w:rsidR="003C7C67" w:rsidRDefault="000B7014" w:rsidP="000B7014">
      <w:r>
        <w:t>(303, 'ML Engineer', 3);</w:t>
      </w:r>
    </w:p>
    <w:p w14:paraId="1D20138C" w14:textId="6A284111" w:rsidR="000B7014" w:rsidRPr="000B7014" w:rsidRDefault="002F0D46" w:rsidP="000B7014">
      <w:r>
        <w:rPr>
          <w:noProof/>
        </w:rPr>
        <w:drawing>
          <wp:inline distT="0" distB="0" distL="0" distR="0" wp14:anchorId="64B4D499" wp14:editId="0E302036">
            <wp:extent cx="5731510" cy="1614170"/>
            <wp:effectExtent l="0" t="0" r="2540" b="5080"/>
            <wp:docPr id="19359942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1614170"/>
                    </a:xfrm>
                    <a:prstGeom prst="rect">
                      <a:avLst/>
                    </a:prstGeom>
                    <a:noFill/>
                    <a:ln>
                      <a:noFill/>
                    </a:ln>
                  </pic:spPr>
                </pic:pic>
              </a:graphicData>
            </a:graphic>
          </wp:inline>
        </w:drawing>
      </w:r>
    </w:p>
    <w:p w14:paraId="53EDC31A" w14:textId="0D9C492D" w:rsidR="00FE53AE" w:rsidRPr="00DB520F" w:rsidRDefault="00DB520F" w:rsidP="00FE53AE">
      <w:pPr>
        <w:rPr>
          <w:b/>
          <w:bCs/>
          <w:sz w:val="28"/>
          <w:szCs w:val="28"/>
        </w:rPr>
      </w:pPr>
      <w:r w:rsidRPr="00DB520F">
        <w:rPr>
          <w:b/>
          <w:bCs/>
          <w:sz w:val="28"/>
          <w:szCs w:val="28"/>
        </w:rPr>
        <w:t>Insert into Application</w:t>
      </w:r>
    </w:p>
    <w:p w14:paraId="55FFE469" w14:textId="77777777" w:rsidR="00DB520F" w:rsidRDefault="00DB520F" w:rsidP="00DB520F">
      <w:r>
        <w:t>INSERT INTO application VALUES</w:t>
      </w:r>
    </w:p>
    <w:p w14:paraId="54EA7945" w14:textId="77777777" w:rsidR="00DB520F" w:rsidRDefault="00DB520F" w:rsidP="00DB520F">
      <w:r>
        <w:t>(401, 101, 301, '2024-03-01', 'Applied'),</w:t>
      </w:r>
    </w:p>
    <w:p w14:paraId="423B1FD6" w14:textId="77777777" w:rsidR="00DB520F" w:rsidRDefault="00DB520F" w:rsidP="00DB520F">
      <w:r>
        <w:t>(402, 102, 302, '2024-03-02', 'Applied'),</w:t>
      </w:r>
    </w:p>
    <w:p w14:paraId="5A87E508" w14:textId="7141316D" w:rsidR="00FE53AE" w:rsidRDefault="00DB520F" w:rsidP="00DB520F">
      <w:r>
        <w:t>(403, 103, 303, '2024-03-03', 'Applied');</w:t>
      </w:r>
    </w:p>
    <w:p w14:paraId="33C39ACB" w14:textId="72B5610C" w:rsidR="0056454C" w:rsidRDefault="0056454C" w:rsidP="00DB520F">
      <w:r>
        <w:rPr>
          <w:noProof/>
        </w:rPr>
        <w:drawing>
          <wp:inline distT="0" distB="0" distL="0" distR="0" wp14:anchorId="15E2ECE5" wp14:editId="45AC12D5">
            <wp:extent cx="5731510" cy="1662430"/>
            <wp:effectExtent l="0" t="0" r="2540" b="0"/>
            <wp:docPr id="15660010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1662430"/>
                    </a:xfrm>
                    <a:prstGeom prst="rect">
                      <a:avLst/>
                    </a:prstGeom>
                    <a:noFill/>
                    <a:ln>
                      <a:noFill/>
                    </a:ln>
                  </pic:spPr>
                </pic:pic>
              </a:graphicData>
            </a:graphic>
          </wp:inline>
        </w:drawing>
      </w:r>
    </w:p>
    <w:p w14:paraId="4B47FD9B" w14:textId="77777777" w:rsidR="00FE53AE" w:rsidRDefault="00FE53AE" w:rsidP="00FE53AE"/>
    <w:p w14:paraId="4C67F897" w14:textId="77777777" w:rsidR="0056454C" w:rsidRDefault="0056454C" w:rsidP="00FE53AE"/>
    <w:p w14:paraId="113F6053" w14:textId="77777777" w:rsidR="0056454C" w:rsidRDefault="0056454C" w:rsidP="00FE53AE"/>
    <w:p w14:paraId="1A10E000" w14:textId="77777777" w:rsidR="0056454C" w:rsidRDefault="0056454C" w:rsidP="00FE53AE"/>
    <w:p w14:paraId="5D3BC902" w14:textId="510AC01F" w:rsidR="0056454C" w:rsidRPr="0056454C" w:rsidRDefault="0056454C" w:rsidP="00FE53AE">
      <w:pPr>
        <w:rPr>
          <w:b/>
          <w:bCs/>
          <w:sz w:val="28"/>
          <w:szCs w:val="28"/>
        </w:rPr>
      </w:pPr>
      <w:r w:rsidRPr="0056454C">
        <w:rPr>
          <w:b/>
          <w:bCs/>
          <w:sz w:val="28"/>
          <w:szCs w:val="28"/>
        </w:rPr>
        <w:lastRenderedPageBreak/>
        <w:t>Insert into Shortlist</w:t>
      </w:r>
    </w:p>
    <w:p w14:paraId="177FABEB" w14:textId="77777777" w:rsidR="0056454C" w:rsidRDefault="0056454C" w:rsidP="0056454C">
      <w:r>
        <w:t>INSERT INTO shortlist (</w:t>
      </w:r>
      <w:proofErr w:type="spellStart"/>
      <w:r>
        <w:t>application_id</w:t>
      </w:r>
      <w:proofErr w:type="spellEnd"/>
      <w:r>
        <w:t>, score, decision) VALUES</w:t>
      </w:r>
    </w:p>
    <w:p w14:paraId="17F30F2B" w14:textId="77777777" w:rsidR="0056454C" w:rsidRDefault="0056454C" w:rsidP="0056454C">
      <w:r>
        <w:t>(401, 85, 'Selected'),</w:t>
      </w:r>
    </w:p>
    <w:p w14:paraId="6299B252" w14:textId="77777777" w:rsidR="0056454C" w:rsidRDefault="0056454C" w:rsidP="0056454C">
      <w:r>
        <w:t>(402, 78, 'Selected'),</w:t>
      </w:r>
    </w:p>
    <w:p w14:paraId="71466A27" w14:textId="3A0F0199" w:rsidR="0056454C" w:rsidRDefault="0056454C" w:rsidP="0056454C">
      <w:r>
        <w:t>(403, 65, 'Selected');</w:t>
      </w:r>
    </w:p>
    <w:p w14:paraId="49B2EBF5" w14:textId="717867F9" w:rsidR="0056454C" w:rsidRDefault="00233D18" w:rsidP="0056454C">
      <w:r>
        <w:rPr>
          <w:noProof/>
        </w:rPr>
        <w:drawing>
          <wp:inline distT="0" distB="0" distL="0" distR="0" wp14:anchorId="7BDC3144" wp14:editId="1A0D5AF7">
            <wp:extent cx="5731510" cy="1592580"/>
            <wp:effectExtent l="0" t="0" r="2540" b="7620"/>
            <wp:docPr id="7180650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1592580"/>
                    </a:xfrm>
                    <a:prstGeom prst="rect">
                      <a:avLst/>
                    </a:prstGeom>
                    <a:noFill/>
                    <a:ln>
                      <a:noFill/>
                    </a:ln>
                  </pic:spPr>
                </pic:pic>
              </a:graphicData>
            </a:graphic>
          </wp:inline>
        </w:drawing>
      </w:r>
    </w:p>
    <w:p w14:paraId="587F94F0" w14:textId="77777777" w:rsidR="00FE53AE" w:rsidRDefault="00FE53AE" w:rsidP="00FE53AE"/>
    <w:p w14:paraId="46BDCC74" w14:textId="77777777" w:rsidR="00482545" w:rsidRDefault="00482545" w:rsidP="00FE53AE"/>
    <w:p w14:paraId="5245F632" w14:textId="77777777" w:rsidR="00482545" w:rsidRDefault="00482545" w:rsidP="00FE53AE"/>
    <w:p w14:paraId="43DE6A10" w14:textId="77777777" w:rsidR="00482545" w:rsidRDefault="00482545" w:rsidP="00FE53AE"/>
    <w:p w14:paraId="4999168F" w14:textId="77777777" w:rsidR="00482545" w:rsidRDefault="00482545" w:rsidP="00FE53AE"/>
    <w:p w14:paraId="48060C1F" w14:textId="77777777" w:rsidR="00482545" w:rsidRDefault="00482545" w:rsidP="00FE53AE"/>
    <w:p w14:paraId="7FA51457" w14:textId="77777777" w:rsidR="00482545" w:rsidRDefault="00482545" w:rsidP="00FE53AE"/>
    <w:p w14:paraId="54385CE1" w14:textId="77777777" w:rsidR="00482545" w:rsidRDefault="00482545" w:rsidP="00FE53AE"/>
    <w:p w14:paraId="44416E21" w14:textId="77777777" w:rsidR="00482545" w:rsidRDefault="00482545" w:rsidP="00FE53AE"/>
    <w:p w14:paraId="0AB70693" w14:textId="77777777" w:rsidR="00482545" w:rsidRDefault="00482545" w:rsidP="00FE53AE"/>
    <w:p w14:paraId="1FA6E724" w14:textId="77777777" w:rsidR="00482545" w:rsidRDefault="00482545" w:rsidP="00FE53AE"/>
    <w:p w14:paraId="0C0EEDEF" w14:textId="77777777" w:rsidR="00482545" w:rsidRDefault="00482545" w:rsidP="00FE53AE"/>
    <w:p w14:paraId="7F51E105" w14:textId="77777777" w:rsidR="00482545" w:rsidRDefault="00482545" w:rsidP="00FE53AE"/>
    <w:p w14:paraId="42D63BDB" w14:textId="77777777" w:rsidR="00482545" w:rsidRDefault="00482545" w:rsidP="00FE53AE"/>
    <w:p w14:paraId="6C3FF390" w14:textId="77777777" w:rsidR="00482545" w:rsidRDefault="00482545" w:rsidP="00FE53AE"/>
    <w:p w14:paraId="7DF413C9" w14:textId="77777777" w:rsidR="00482545" w:rsidRPr="00482545" w:rsidRDefault="00482545" w:rsidP="00482545">
      <w:pPr>
        <w:rPr>
          <w:b/>
          <w:bCs/>
          <w:sz w:val="28"/>
          <w:szCs w:val="28"/>
        </w:rPr>
      </w:pPr>
      <w:r w:rsidRPr="00482545">
        <w:rPr>
          <w:b/>
          <w:bCs/>
          <w:sz w:val="28"/>
          <w:szCs w:val="28"/>
        </w:rPr>
        <w:lastRenderedPageBreak/>
        <w:t>SELECT Queries</w:t>
      </w:r>
    </w:p>
    <w:p w14:paraId="17A7FB5C" w14:textId="77777777" w:rsidR="00482545" w:rsidRPr="00482545" w:rsidRDefault="00482545" w:rsidP="00482545">
      <w:r w:rsidRPr="00482545">
        <w:t>Various SELECT queries were executed to retrieve meaningful information from the database.</w:t>
      </w:r>
    </w:p>
    <w:p w14:paraId="2262BD48" w14:textId="77777777" w:rsidR="00482545" w:rsidRPr="00482545" w:rsidRDefault="00000000" w:rsidP="00482545">
      <w:r>
        <w:pict w14:anchorId="09FE5AF5">
          <v:rect id="_x0000_i1028" style="width:0;height:1.5pt" o:hralign="center" o:hrstd="t" o:hr="t" fillcolor="#a0a0a0" stroked="f"/>
        </w:pict>
      </w:r>
    </w:p>
    <w:p w14:paraId="41044A39" w14:textId="77777777" w:rsidR="00482545" w:rsidRPr="00482545" w:rsidRDefault="00482545" w:rsidP="00482545">
      <w:pPr>
        <w:rPr>
          <w:b/>
          <w:bCs/>
          <w:sz w:val="24"/>
          <w:szCs w:val="24"/>
        </w:rPr>
      </w:pPr>
      <w:r w:rsidRPr="00482545">
        <w:rPr>
          <w:b/>
          <w:bCs/>
          <w:sz w:val="24"/>
          <w:szCs w:val="24"/>
        </w:rPr>
        <w:t>Join Query</w:t>
      </w:r>
    </w:p>
    <w:p w14:paraId="5CA04918" w14:textId="77777777" w:rsidR="00482545" w:rsidRPr="00482545" w:rsidRDefault="00482545" w:rsidP="00482545">
      <w:r w:rsidRPr="00482545">
        <w:t xml:space="preserve">SELECT c.name, </w:t>
      </w:r>
      <w:proofErr w:type="spellStart"/>
      <w:proofErr w:type="gramStart"/>
      <w:r w:rsidRPr="00482545">
        <w:t>s.skill</w:t>
      </w:r>
      <w:proofErr w:type="gramEnd"/>
      <w:r w:rsidRPr="00482545">
        <w:t>_name</w:t>
      </w:r>
      <w:proofErr w:type="spellEnd"/>
    </w:p>
    <w:p w14:paraId="0C20F623" w14:textId="77777777" w:rsidR="00482545" w:rsidRPr="00482545" w:rsidRDefault="00482545" w:rsidP="00482545">
      <w:r w:rsidRPr="00482545">
        <w:t>FROM candidate c</w:t>
      </w:r>
    </w:p>
    <w:p w14:paraId="678F5D13" w14:textId="77777777" w:rsidR="00482545" w:rsidRPr="00482545" w:rsidRDefault="00482545" w:rsidP="00482545">
      <w:r w:rsidRPr="00482545">
        <w:t xml:space="preserve">JOIN </w:t>
      </w:r>
      <w:proofErr w:type="spellStart"/>
      <w:r w:rsidRPr="00482545">
        <w:t>candidate_skill</w:t>
      </w:r>
      <w:proofErr w:type="spellEnd"/>
      <w:r w:rsidRPr="00482545">
        <w:t xml:space="preserve"> cs ON </w:t>
      </w:r>
      <w:proofErr w:type="spellStart"/>
      <w:proofErr w:type="gramStart"/>
      <w:r w:rsidRPr="00482545">
        <w:t>c.candidate</w:t>
      </w:r>
      <w:proofErr w:type="gramEnd"/>
      <w:r w:rsidRPr="00482545">
        <w:t>_id</w:t>
      </w:r>
      <w:proofErr w:type="spellEnd"/>
      <w:r w:rsidRPr="00482545">
        <w:t xml:space="preserve"> = </w:t>
      </w:r>
      <w:proofErr w:type="spellStart"/>
      <w:proofErr w:type="gramStart"/>
      <w:r w:rsidRPr="00482545">
        <w:t>cs.candidate</w:t>
      </w:r>
      <w:proofErr w:type="gramEnd"/>
      <w:r w:rsidRPr="00482545">
        <w:t>_id</w:t>
      </w:r>
      <w:proofErr w:type="spellEnd"/>
    </w:p>
    <w:p w14:paraId="01F2A33C" w14:textId="77777777" w:rsidR="00482545" w:rsidRDefault="00482545" w:rsidP="00482545">
      <w:r w:rsidRPr="00482545">
        <w:t xml:space="preserve">JOIN skill s ON </w:t>
      </w:r>
      <w:proofErr w:type="spellStart"/>
      <w:proofErr w:type="gramStart"/>
      <w:r w:rsidRPr="00482545">
        <w:t>cs.skill</w:t>
      </w:r>
      <w:proofErr w:type="gramEnd"/>
      <w:r w:rsidRPr="00482545">
        <w:t>_id</w:t>
      </w:r>
      <w:proofErr w:type="spellEnd"/>
      <w:r w:rsidRPr="00482545">
        <w:t xml:space="preserve"> = </w:t>
      </w:r>
      <w:proofErr w:type="spellStart"/>
      <w:proofErr w:type="gramStart"/>
      <w:r w:rsidRPr="00482545">
        <w:t>s.skill</w:t>
      </w:r>
      <w:proofErr w:type="gramEnd"/>
      <w:r w:rsidRPr="00482545">
        <w:t>_id</w:t>
      </w:r>
      <w:proofErr w:type="spellEnd"/>
      <w:r w:rsidRPr="00482545">
        <w:t>;</w:t>
      </w:r>
    </w:p>
    <w:p w14:paraId="427B0A1F" w14:textId="2F3A7540" w:rsidR="009A01D4" w:rsidRDefault="00924661" w:rsidP="00482545">
      <w:r>
        <w:rPr>
          <w:noProof/>
        </w:rPr>
        <w:drawing>
          <wp:inline distT="0" distB="0" distL="0" distR="0" wp14:anchorId="353FAE73" wp14:editId="04E5087C">
            <wp:extent cx="5731510" cy="1586230"/>
            <wp:effectExtent l="0" t="0" r="2540" b="0"/>
            <wp:docPr id="57349718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1586230"/>
                    </a:xfrm>
                    <a:prstGeom prst="rect">
                      <a:avLst/>
                    </a:prstGeom>
                    <a:noFill/>
                    <a:ln>
                      <a:noFill/>
                    </a:ln>
                  </pic:spPr>
                </pic:pic>
              </a:graphicData>
            </a:graphic>
          </wp:inline>
        </w:drawing>
      </w:r>
    </w:p>
    <w:p w14:paraId="38D49FCC" w14:textId="36B2ED84" w:rsidR="000D0026" w:rsidRPr="00740878" w:rsidRDefault="001A1A4E" w:rsidP="00482545">
      <w:pPr>
        <w:rPr>
          <w:b/>
          <w:bCs/>
          <w:sz w:val="28"/>
          <w:szCs w:val="28"/>
        </w:rPr>
      </w:pPr>
      <w:r w:rsidRPr="00740878">
        <w:rPr>
          <w:b/>
          <w:bCs/>
          <w:sz w:val="28"/>
          <w:szCs w:val="28"/>
        </w:rPr>
        <w:t>JOIN + WHERE</w:t>
      </w:r>
    </w:p>
    <w:p w14:paraId="0A3704D6" w14:textId="77777777" w:rsidR="00740878" w:rsidRPr="00740878" w:rsidRDefault="00740878" w:rsidP="00740878">
      <w:r w:rsidRPr="00740878">
        <w:t xml:space="preserve">SELECT c.name, </w:t>
      </w:r>
      <w:proofErr w:type="spellStart"/>
      <w:r w:rsidRPr="00740878">
        <w:t>j.job_title</w:t>
      </w:r>
      <w:proofErr w:type="spellEnd"/>
    </w:p>
    <w:p w14:paraId="7BC13A27" w14:textId="77777777" w:rsidR="00740878" w:rsidRPr="00740878" w:rsidRDefault="00740878" w:rsidP="00740878">
      <w:r w:rsidRPr="00740878">
        <w:t>FROM candidate c</w:t>
      </w:r>
    </w:p>
    <w:p w14:paraId="3EE0D966" w14:textId="77777777" w:rsidR="00740878" w:rsidRPr="00740878" w:rsidRDefault="00740878" w:rsidP="00740878">
      <w:r w:rsidRPr="00740878">
        <w:t xml:space="preserve">JOIN application a ON </w:t>
      </w:r>
      <w:proofErr w:type="spellStart"/>
      <w:proofErr w:type="gramStart"/>
      <w:r w:rsidRPr="00740878">
        <w:t>c.candidate</w:t>
      </w:r>
      <w:proofErr w:type="gramEnd"/>
      <w:r w:rsidRPr="00740878">
        <w:t>_id</w:t>
      </w:r>
      <w:proofErr w:type="spellEnd"/>
      <w:r w:rsidRPr="00740878">
        <w:t xml:space="preserve"> = </w:t>
      </w:r>
      <w:proofErr w:type="spellStart"/>
      <w:proofErr w:type="gramStart"/>
      <w:r w:rsidRPr="00740878">
        <w:t>a.candidate</w:t>
      </w:r>
      <w:proofErr w:type="gramEnd"/>
      <w:r w:rsidRPr="00740878">
        <w:t>_id</w:t>
      </w:r>
      <w:proofErr w:type="spellEnd"/>
    </w:p>
    <w:p w14:paraId="5300FD96" w14:textId="77777777" w:rsidR="00740878" w:rsidRPr="00740878" w:rsidRDefault="00740878" w:rsidP="00740878">
      <w:r w:rsidRPr="00740878">
        <w:t xml:space="preserve">JOIN job j ON </w:t>
      </w:r>
      <w:proofErr w:type="spellStart"/>
      <w:r w:rsidRPr="00740878">
        <w:t>a.job_id</w:t>
      </w:r>
      <w:proofErr w:type="spellEnd"/>
      <w:r w:rsidRPr="00740878">
        <w:t xml:space="preserve"> = </w:t>
      </w:r>
      <w:proofErr w:type="spellStart"/>
      <w:r w:rsidRPr="00740878">
        <w:t>j.job_id</w:t>
      </w:r>
      <w:proofErr w:type="spellEnd"/>
    </w:p>
    <w:p w14:paraId="4DD0F9B0" w14:textId="680D5408" w:rsidR="001A1A4E" w:rsidRPr="00482545" w:rsidRDefault="00740878" w:rsidP="00740878">
      <w:r w:rsidRPr="00740878">
        <w:t xml:space="preserve">WHERE </w:t>
      </w:r>
      <w:proofErr w:type="spellStart"/>
      <w:r w:rsidRPr="00740878">
        <w:t>j.job_title</w:t>
      </w:r>
      <w:proofErr w:type="spellEnd"/>
      <w:r w:rsidRPr="00740878">
        <w:t xml:space="preserve"> = 'Software Engineer';</w:t>
      </w:r>
    </w:p>
    <w:p w14:paraId="2E2C9F1F" w14:textId="416C4357" w:rsidR="006E1ACF" w:rsidRDefault="00007CF5" w:rsidP="006E1ACF">
      <w:r>
        <w:rPr>
          <w:noProof/>
        </w:rPr>
        <w:drawing>
          <wp:inline distT="0" distB="0" distL="0" distR="0" wp14:anchorId="1C400BF2" wp14:editId="51F6A0F0">
            <wp:extent cx="5731510" cy="1527810"/>
            <wp:effectExtent l="0" t="0" r="2540" b="0"/>
            <wp:docPr id="86952646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1527810"/>
                    </a:xfrm>
                    <a:prstGeom prst="rect">
                      <a:avLst/>
                    </a:prstGeom>
                    <a:noFill/>
                    <a:ln>
                      <a:noFill/>
                    </a:ln>
                  </pic:spPr>
                </pic:pic>
              </a:graphicData>
            </a:graphic>
          </wp:inline>
        </w:drawing>
      </w:r>
    </w:p>
    <w:p w14:paraId="14F98A37" w14:textId="49AB8161" w:rsidR="00740878" w:rsidRPr="00CE057A" w:rsidRDefault="00537D25" w:rsidP="006E1ACF">
      <w:pPr>
        <w:rPr>
          <w:b/>
          <w:bCs/>
          <w:sz w:val="28"/>
          <w:szCs w:val="28"/>
        </w:rPr>
      </w:pPr>
      <w:r w:rsidRPr="00CE057A">
        <w:rPr>
          <w:b/>
          <w:bCs/>
          <w:sz w:val="28"/>
          <w:szCs w:val="28"/>
        </w:rPr>
        <w:lastRenderedPageBreak/>
        <w:t>AGGREGATE</w:t>
      </w:r>
    </w:p>
    <w:p w14:paraId="78226787" w14:textId="77777777" w:rsidR="00537D25" w:rsidRDefault="00537D25" w:rsidP="00537D25">
      <w:r>
        <w:t xml:space="preserve">SELECT </w:t>
      </w:r>
      <w:proofErr w:type="spellStart"/>
      <w:r>
        <w:t>job_id</w:t>
      </w:r>
      <w:proofErr w:type="spellEnd"/>
      <w:r>
        <w:t xml:space="preserve">, </w:t>
      </w:r>
      <w:proofErr w:type="gramStart"/>
      <w:r>
        <w:t>COUNT(</w:t>
      </w:r>
      <w:proofErr w:type="spellStart"/>
      <w:proofErr w:type="gramEnd"/>
      <w:r>
        <w:t>application_id</w:t>
      </w:r>
      <w:proofErr w:type="spellEnd"/>
      <w:r>
        <w:t xml:space="preserve">) AS </w:t>
      </w:r>
      <w:proofErr w:type="spellStart"/>
      <w:r>
        <w:t>total_applications</w:t>
      </w:r>
      <w:proofErr w:type="spellEnd"/>
    </w:p>
    <w:p w14:paraId="5AEAA8A4" w14:textId="77777777" w:rsidR="00537D25" w:rsidRDefault="00537D25" w:rsidP="00537D25">
      <w:r>
        <w:t>FROM application</w:t>
      </w:r>
    </w:p>
    <w:p w14:paraId="6AB18B07" w14:textId="77548C7E" w:rsidR="00537D25" w:rsidRDefault="00537D25" w:rsidP="00537D25">
      <w:r>
        <w:t xml:space="preserve">GROUP BY </w:t>
      </w:r>
      <w:proofErr w:type="spellStart"/>
      <w:r>
        <w:t>job_id</w:t>
      </w:r>
      <w:proofErr w:type="spellEnd"/>
      <w:r>
        <w:t>;</w:t>
      </w:r>
    </w:p>
    <w:p w14:paraId="415E9747" w14:textId="01C07C6D" w:rsidR="00537D25" w:rsidRDefault="00051840" w:rsidP="00537D25">
      <w:pPr>
        <w:rPr>
          <w:noProof/>
        </w:rPr>
      </w:pPr>
      <w:r>
        <w:rPr>
          <w:noProof/>
        </w:rPr>
        <w:drawing>
          <wp:inline distT="0" distB="0" distL="0" distR="0" wp14:anchorId="1283F586" wp14:editId="5386B549">
            <wp:extent cx="5731510" cy="1529080"/>
            <wp:effectExtent l="0" t="0" r="2540" b="0"/>
            <wp:docPr id="14555948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1529080"/>
                    </a:xfrm>
                    <a:prstGeom prst="rect">
                      <a:avLst/>
                    </a:prstGeom>
                    <a:noFill/>
                    <a:ln>
                      <a:noFill/>
                    </a:ln>
                  </pic:spPr>
                </pic:pic>
              </a:graphicData>
            </a:graphic>
          </wp:inline>
        </w:drawing>
      </w:r>
    </w:p>
    <w:p w14:paraId="0C215C5F" w14:textId="0B56433F" w:rsidR="00CE057A" w:rsidRDefault="00CE057A" w:rsidP="00CE057A">
      <w:r w:rsidRPr="00CE057A">
        <w:t>This query counts the number of applications received for each job.</w:t>
      </w:r>
    </w:p>
    <w:p w14:paraId="542CB072" w14:textId="7CEFA323" w:rsidR="00CE057A" w:rsidRDefault="00B52EC1" w:rsidP="00CE057A">
      <w:pPr>
        <w:rPr>
          <w:b/>
          <w:bCs/>
          <w:sz w:val="28"/>
          <w:szCs w:val="28"/>
        </w:rPr>
      </w:pPr>
      <w:r w:rsidRPr="00B52EC1">
        <w:rPr>
          <w:b/>
          <w:bCs/>
          <w:sz w:val="28"/>
          <w:szCs w:val="28"/>
        </w:rPr>
        <w:t>HAVING clause</w:t>
      </w:r>
    </w:p>
    <w:p w14:paraId="2E1BCB75" w14:textId="77777777" w:rsidR="00B52EC1" w:rsidRPr="00B52EC1" w:rsidRDefault="00B52EC1" w:rsidP="00B52EC1">
      <w:r w:rsidRPr="00B52EC1">
        <w:t xml:space="preserve">SELECT </w:t>
      </w:r>
      <w:proofErr w:type="spellStart"/>
      <w:r w:rsidRPr="00B52EC1">
        <w:t>job_id</w:t>
      </w:r>
      <w:proofErr w:type="spellEnd"/>
      <w:r w:rsidRPr="00B52EC1">
        <w:t xml:space="preserve">, </w:t>
      </w:r>
      <w:proofErr w:type="gramStart"/>
      <w:r w:rsidRPr="00B52EC1">
        <w:t>COUNT(</w:t>
      </w:r>
      <w:proofErr w:type="spellStart"/>
      <w:proofErr w:type="gramEnd"/>
      <w:r w:rsidRPr="00B52EC1">
        <w:t>application_id</w:t>
      </w:r>
      <w:proofErr w:type="spellEnd"/>
      <w:r w:rsidRPr="00B52EC1">
        <w:t xml:space="preserve">) AS </w:t>
      </w:r>
      <w:proofErr w:type="spellStart"/>
      <w:r w:rsidRPr="00B52EC1">
        <w:t>total_applications</w:t>
      </w:r>
      <w:proofErr w:type="spellEnd"/>
    </w:p>
    <w:p w14:paraId="7B590FA8" w14:textId="77777777" w:rsidR="00B52EC1" w:rsidRPr="00B52EC1" w:rsidRDefault="00B52EC1" w:rsidP="00B52EC1">
      <w:r w:rsidRPr="00B52EC1">
        <w:t>FROM application</w:t>
      </w:r>
    </w:p>
    <w:p w14:paraId="22BA9D2A" w14:textId="77777777" w:rsidR="00B52EC1" w:rsidRPr="00B52EC1" w:rsidRDefault="00B52EC1" w:rsidP="00B52EC1">
      <w:r w:rsidRPr="00B52EC1">
        <w:t xml:space="preserve">GROUP BY </w:t>
      </w:r>
      <w:proofErr w:type="spellStart"/>
      <w:r w:rsidRPr="00B52EC1">
        <w:t>job_id</w:t>
      </w:r>
      <w:proofErr w:type="spellEnd"/>
    </w:p>
    <w:p w14:paraId="73487AA7" w14:textId="6C2C14EB" w:rsidR="00B52EC1" w:rsidRDefault="00B52EC1" w:rsidP="00B52EC1">
      <w:r w:rsidRPr="00B52EC1">
        <w:t xml:space="preserve">HAVING </w:t>
      </w:r>
      <w:proofErr w:type="gramStart"/>
      <w:r w:rsidRPr="00B52EC1">
        <w:t>COUNT(</w:t>
      </w:r>
      <w:proofErr w:type="spellStart"/>
      <w:proofErr w:type="gramEnd"/>
      <w:r w:rsidRPr="00B52EC1">
        <w:t>application_id</w:t>
      </w:r>
      <w:proofErr w:type="spellEnd"/>
      <w:r w:rsidRPr="00B52EC1">
        <w:t>) &gt;= 1;</w:t>
      </w:r>
    </w:p>
    <w:p w14:paraId="720BD743" w14:textId="01D0E4BD" w:rsidR="00A13FAF" w:rsidRDefault="00A13FAF" w:rsidP="00B52EC1">
      <w:r w:rsidRPr="00A13FAF">
        <w:rPr>
          <w:noProof/>
        </w:rPr>
        <w:drawing>
          <wp:inline distT="0" distB="0" distL="0" distR="0" wp14:anchorId="45E3E1A1" wp14:editId="48C1CC3F">
            <wp:extent cx="5731510" cy="2447925"/>
            <wp:effectExtent l="0" t="0" r="2540" b="9525"/>
            <wp:docPr id="1642144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144684" name=""/>
                    <pic:cNvPicPr/>
                  </pic:nvPicPr>
                  <pic:blipFill>
                    <a:blip r:embed="rId35"/>
                    <a:stretch>
                      <a:fillRect/>
                    </a:stretch>
                  </pic:blipFill>
                  <pic:spPr>
                    <a:xfrm>
                      <a:off x="0" y="0"/>
                      <a:ext cx="5731510" cy="2447925"/>
                    </a:xfrm>
                    <a:prstGeom prst="rect">
                      <a:avLst/>
                    </a:prstGeom>
                  </pic:spPr>
                </pic:pic>
              </a:graphicData>
            </a:graphic>
          </wp:inline>
        </w:drawing>
      </w:r>
    </w:p>
    <w:p w14:paraId="1BD56C9D" w14:textId="77777777" w:rsidR="00B52EC1" w:rsidRDefault="00B52EC1" w:rsidP="00B52EC1"/>
    <w:p w14:paraId="6B59AF24" w14:textId="43289A91" w:rsidR="00322363" w:rsidRPr="00B31D8C" w:rsidRDefault="00322363" w:rsidP="00B31D8C">
      <w:pPr>
        <w:rPr>
          <w:b/>
          <w:bCs/>
          <w:sz w:val="28"/>
          <w:szCs w:val="28"/>
        </w:rPr>
      </w:pPr>
      <w:r w:rsidRPr="00B31D8C">
        <w:rPr>
          <w:b/>
          <w:bCs/>
          <w:sz w:val="28"/>
          <w:szCs w:val="28"/>
        </w:rPr>
        <w:lastRenderedPageBreak/>
        <w:t>SUBQUERY</w:t>
      </w:r>
    </w:p>
    <w:p w14:paraId="4518A266" w14:textId="77777777" w:rsidR="00044185" w:rsidRDefault="00044185" w:rsidP="00B31D8C">
      <w:pPr>
        <w:ind w:left="3969" w:hanging="3969"/>
      </w:pPr>
      <w:r>
        <w:t>SELECT name</w:t>
      </w:r>
    </w:p>
    <w:p w14:paraId="5D1AF6C0" w14:textId="77777777" w:rsidR="00044185" w:rsidRDefault="00044185" w:rsidP="00044185">
      <w:r>
        <w:t>FROM candidate</w:t>
      </w:r>
    </w:p>
    <w:p w14:paraId="6E78F977" w14:textId="77777777" w:rsidR="00044185" w:rsidRDefault="00044185" w:rsidP="00044185">
      <w:r>
        <w:t xml:space="preserve">WHERE </w:t>
      </w:r>
      <w:proofErr w:type="spellStart"/>
      <w:r>
        <w:t>candidate_id</w:t>
      </w:r>
      <w:proofErr w:type="spellEnd"/>
      <w:r>
        <w:t xml:space="preserve"> IN (</w:t>
      </w:r>
    </w:p>
    <w:p w14:paraId="320742A4" w14:textId="77777777" w:rsidR="00044185" w:rsidRDefault="00044185" w:rsidP="00044185">
      <w:r>
        <w:t xml:space="preserve">    SELECT </w:t>
      </w:r>
      <w:proofErr w:type="spellStart"/>
      <w:r>
        <w:t>candidate_id</w:t>
      </w:r>
      <w:proofErr w:type="spellEnd"/>
    </w:p>
    <w:p w14:paraId="5B946385" w14:textId="77777777" w:rsidR="00044185" w:rsidRDefault="00044185" w:rsidP="00044185">
      <w:r>
        <w:t xml:space="preserve">    FROM application</w:t>
      </w:r>
    </w:p>
    <w:p w14:paraId="66BACC44" w14:textId="77777777" w:rsidR="00044185" w:rsidRDefault="00044185" w:rsidP="00044185">
      <w:r>
        <w:t xml:space="preserve">    WHERE </w:t>
      </w:r>
      <w:proofErr w:type="spellStart"/>
      <w:r>
        <w:t>job_id</w:t>
      </w:r>
      <w:proofErr w:type="spellEnd"/>
      <w:r>
        <w:t xml:space="preserve"> = 301</w:t>
      </w:r>
    </w:p>
    <w:p w14:paraId="3529B162" w14:textId="273B3C93" w:rsidR="00000117" w:rsidRDefault="00044185" w:rsidP="00044185">
      <w:r>
        <w:t>);</w:t>
      </w:r>
    </w:p>
    <w:p w14:paraId="57406AF0" w14:textId="630A93C1" w:rsidR="00B31D8C" w:rsidRDefault="00B31D8C" w:rsidP="00044185">
      <w:r w:rsidRPr="00B31D8C">
        <w:rPr>
          <w:noProof/>
        </w:rPr>
        <w:drawing>
          <wp:inline distT="0" distB="0" distL="0" distR="0" wp14:anchorId="27D33DBD" wp14:editId="1A78B7D5">
            <wp:extent cx="5731510" cy="1867535"/>
            <wp:effectExtent l="0" t="0" r="2540" b="0"/>
            <wp:docPr id="125339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39262" name=""/>
                    <pic:cNvPicPr/>
                  </pic:nvPicPr>
                  <pic:blipFill>
                    <a:blip r:embed="rId36"/>
                    <a:stretch>
                      <a:fillRect/>
                    </a:stretch>
                  </pic:blipFill>
                  <pic:spPr>
                    <a:xfrm>
                      <a:off x="0" y="0"/>
                      <a:ext cx="5731510" cy="1867535"/>
                    </a:xfrm>
                    <a:prstGeom prst="rect">
                      <a:avLst/>
                    </a:prstGeom>
                  </pic:spPr>
                </pic:pic>
              </a:graphicData>
            </a:graphic>
          </wp:inline>
        </w:drawing>
      </w:r>
    </w:p>
    <w:p w14:paraId="0AE12F40" w14:textId="77777777" w:rsidR="00B31D8C" w:rsidRDefault="00B31D8C" w:rsidP="00044185">
      <w:pPr>
        <w:rPr>
          <w:b/>
          <w:bCs/>
          <w:sz w:val="28"/>
          <w:szCs w:val="28"/>
        </w:rPr>
      </w:pPr>
    </w:p>
    <w:p w14:paraId="1D3FD46D" w14:textId="77777777" w:rsidR="00B31D8C" w:rsidRDefault="00B31D8C" w:rsidP="00044185">
      <w:pPr>
        <w:rPr>
          <w:b/>
          <w:bCs/>
          <w:sz w:val="28"/>
          <w:szCs w:val="28"/>
        </w:rPr>
      </w:pPr>
    </w:p>
    <w:p w14:paraId="0779593B" w14:textId="77777777" w:rsidR="00B31D8C" w:rsidRDefault="00B31D8C" w:rsidP="00044185">
      <w:pPr>
        <w:rPr>
          <w:b/>
          <w:bCs/>
          <w:sz w:val="28"/>
          <w:szCs w:val="28"/>
        </w:rPr>
      </w:pPr>
    </w:p>
    <w:p w14:paraId="4CB51C53" w14:textId="34C51312" w:rsidR="00F25898" w:rsidRPr="002F1C2D" w:rsidRDefault="00984982" w:rsidP="00044185">
      <w:pPr>
        <w:rPr>
          <w:b/>
          <w:bCs/>
          <w:sz w:val="28"/>
          <w:szCs w:val="28"/>
        </w:rPr>
      </w:pPr>
      <w:r w:rsidRPr="002F1C2D">
        <w:rPr>
          <w:b/>
          <w:bCs/>
          <w:sz w:val="28"/>
          <w:szCs w:val="28"/>
        </w:rPr>
        <w:t>SHORTLIST RESULT</w:t>
      </w:r>
    </w:p>
    <w:p w14:paraId="2135D875" w14:textId="77777777" w:rsidR="002F1C2D" w:rsidRDefault="002F1C2D" w:rsidP="002F1C2D">
      <w:r>
        <w:t xml:space="preserve">SELECT c.name, </w:t>
      </w:r>
      <w:proofErr w:type="spellStart"/>
      <w:proofErr w:type="gramStart"/>
      <w:r>
        <w:t>s.score</w:t>
      </w:r>
      <w:proofErr w:type="spellEnd"/>
      <w:proofErr w:type="gramEnd"/>
      <w:r>
        <w:t xml:space="preserve">, </w:t>
      </w:r>
      <w:proofErr w:type="spellStart"/>
      <w:proofErr w:type="gramStart"/>
      <w:r>
        <w:t>s.decision</w:t>
      </w:r>
      <w:proofErr w:type="spellEnd"/>
      <w:proofErr w:type="gramEnd"/>
    </w:p>
    <w:p w14:paraId="29BDCAFC" w14:textId="77777777" w:rsidR="002F1C2D" w:rsidRDefault="002F1C2D" w:rsidP="002F1C2D">
      <w:r>
        <w:t>FROM candidate c</w:t>
      </w:r>
    </w:p>
    <w:p w14:paraId="7120EE26" w14:textId="77777777" w:rsidR="002F1C2D" w:rsidRDefault="002F1C2D" w:rsidP="002F1C2D">
      <w:r>
        <w:t xml:space="preserve">JOIN application a ON </w:t>
      </w:r>
      <w:proofErr w:type="spellStart"/>
      <w:proofErr w:type="gramStart"/>
      <w:r>
        <w:t>c.candidate</w:t>
      </w:r>
      <w:proofErr w:type="gramEnd"/>
      <w:r>
        <w:t>_id</w:t>
      </w:r>
      <w:proofErr w:type="spellEnd"/>
      <w:r>
        <w:t xml:space="preserve"> = </w:t>
      </w:r>
      <w:proofErr w:type="spellStart"/>
      <w:proofErr w:type="gramStart"/>
      <w:r>
        <w:t>a.candidate</w:t>
      </w:r>
      <w:proofErr w:type="gramEnd"/>
      <w:r>
        <w:t>_id</w:t>
      </w:r>
      <w:proofErr w:type="spellEnd"/>
    </w:p>
    <w:p w14:paraId="0C87E9B9" w14:textId="175D2862" w:rsidR="00984982" w:rsidRDefault="002F1C2D" w:rsidP="002F1C2D">
      <w:r>
        <w:t xml:space="preserve">JOIN shortlist s ON </w:t>
      </w:r>
      <w:proofErr w:type="spellStart"/>
      <w:r>
        <w:t>a.application_id</w:t>
      </w:r>
      <w:proofErr w:type="spellEnd"/>
      <w:r>
        <w:t xml:space="preserve"> = </w:t>
      </w:r>
      <w:proofErr w:type="spellStart"/>
      <w:r>
        <w:t>s.application_id</w:t>
      </w:r>
      <w:proofErr w:type="spellEnd"/>
      <w:r>
        <w:t>;</w:t>
      </w:r>
    </w:p>
    <w:p w14:paraId="02BF6532" w14:textId="77777777" w:rsidR="00B31D8C" w:rsidRDefault="002F1C2D" w:rsidP="002F1C2D">
      <w:pPr>
        <w:rPr>
          <w:b/>
          <w:bCs/>
          <w:sz w:val="28"/>
          <w:szCs w:val="28"/>
        </w:rPr>
      </w:pPr>
      <w:r w:rsidRPr="002F1C2D">
        <w:rPr>
          <w:noProof/>
        </w:rPr>
        <w:lastRenderedPageBreak/>
        <w:drawing>
          <wp:inline distT="0" distB="0" distL="0" distR="0" wp14:anchorId="366401D8" wp14:editId="6F32AB38">
            <wp:extent cx="5731510" cy="2470150"/>
            <wp:effectExtent l="0" t="0" r="2540" b="6350"/>
            <wp:docPr id="1248926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926601" name=""/>
                    <pic:cNvPicPr/>
                  </pic:nvPicPr>
                  <pic:blipFill>
                    <a:blip r:embed="rId37"/>
                    <a:stretch>
                      <a:fillRect/>
                    </a:stretch>
                  </pic:blipFill>
                  <pic:spPr>
                    <a:xfrm>
                      <a:off x="0" y="0"/>
                      <a:ext cx="5731510" cy="2470150"/>
                    </a:xfrm>
                    <a:prstGeom prst="rect">
                      <a:avLst/>
                    </a:prstGeom>
                  </pic:spPr>
                </pic:pic>
              </a:graphicData>
            </a:graphic>
          </wp:inline>
        </w:drawing>
      </w:r>
    </w:p>
    <w:p w14:paraId="1724EEB0" w14:textId="5560EF0B" w:rsidR="002F1C2D" w:rsidRPr="00B31D8C" w:rsidRDefault="00E27EAB" w:rsidP="002F1C2D">
      <w:r w:rsidRPr="00B31D8C">
        <w:rPr>
          <w:b/>
          <w:bCs/>
          <w:sz w:val="28"/>
          <w:szCs w:val="28"/>
        </w:rPr>
        <w:t>VIEW</w:t>
      </w:r>
    </w:p>
    <w:p w14:paraId="6B20E0EF" w14:textId="77777777" w:rsidR="00E27EAB" w:rsidRDefault="00E27EAB" w:rsidP="00E27EAB">
      <w:r>
        <w:t xml:space="preserve">CREATE VIEW </w:t>
      </w:r>
      <w:proofErr w:type="spellStart"/>
      <w:r>
        <w:t>selected_candidates</w:t>
      </w:r>
      <w:proofErr w:type="spellEnd"/>
      <w:r>
        <w:t xml:space="preserve"> AS</w:t>
      </w:r>
    </w:p>
    <w:p w14:paraId="67621D18" w14:textId="77777777" w:rsidR="00E27EAB" w:rsidRDefault="00E27EAB" w:rsidP="00E27EAB">
      <w:r>
        <w:t xml:space="preserve">SELECT c.name, </w:t>
      </w:r>
      <w:proofErr w:type="spellStart"/>
      <w:r>
        <w:t>j.job_title</w:t>
      </w:r>
      <w:proofErr w:type="spellEnd"/>
      <w:r>
        <w:t xml:space="preserve">, </w:t>
      </w:r>
      <w:proofErr w:type="spellStart"/>
      <w:proofErr w:type="gramStart"/>
      <w:r>
        <w:t>s.score</w:t>
      </w:r>
      <w:proofErr w:type="spellEnd"/>
      <w:proofErr w:type="gramEnd"/>
    </w:p>
    <w:p w14:paraId="3A030DB1" w14:textId="77777777" w:rsidR="00E27EAB" w:rsidRDefault="00E27EAB" w:rsidP="00E27EAB">
      <w:r>
        <w:t>FROM candidate c</w:t>
      </w:r>
    </w:p>
    <w:p w14:paraId="22310F54" w14:textId="77777777" w:rsidR="00E27EAB" w:rsidRDefault="00E27EAB" w:rsidP="00E27EAB">
      <w:r>
        <w:t xml:space="preserve">JOIN application a ON </w:t>
      </w:r>
      <w:proofErr w:type="spellStart"/>
      <w:proofErr w:type="gramStart"/>
      <w:r>
        <w:t>c.candidate</w:t>
      </w:r>
      <w:proofErr w:type="gramEnd"/>
      <w:r>
        <w:t>_id</w:t>
      </w:r>
      <w:proofErr w:type="spellEnd"/>
      <w:r>
        <w:t xml:space="preserve"> = </w:t>
      </w:r>
      <w:proofErr w:type="spellStart"/>
      <w:proofErr w:type="gramStart"/>
      <w:r>
        <w:t>a.candidate</w:t>
      </w:r>
      <w:proofErr w:type="gramEnd"/>
      <w:r>
        <w:t>_id</w:t>
      </w:r>
      <w:proofErr w:type="spellEnd"/>
    </w:p>
    <w:p w14:paraId="4F25BCB1" w14:textId="77777777" w:rsidR="00E27EAB" w:rsidRDefault="00E27EAB" w:rsidP="00E27EAB">
      <w:r>
        <w:t xml:space="preserve">JOIN job j ON </w:t>
      </w:r>
      <w:proofErr w:type="spellStart"/>
      <w:r>
        <w:t>a.job_id</w:t>
      </w:r>
      <w:proofErr w:type="spellEnd"/>
      <w:r>
        <w:t xml:space="preserve"> = </w:t>
      </w:r>
      <w:proofErr w:type="spellStart"/>
      <w:r>
        <w:t>j.job_id</w:t>
      </w:r>
      <w:proofErr w:type="spellEnd"/>
    </w:p>
    <w:p w14:paraId="75C4AE76" w14:textId="77777777" w:rsidR="00E27EAB" w:rsidRDefault="00E27EAB" w:rsidP="00E27EAB">
      <w:r>
        <w:t xml:space="preserve">JOIN shortlist s ON </w:t>
      </w:r>
      <w:proofErr w:type="spellStart"/>
      <w:r>
        <w:t>a.application_id</w:t>
      </w:r>
      <w:proofErr w:type="spellEnd"/>
      <w:r>
        <w:t xml:space="preserve"> = </w:t>
      </w:r>
      <w:proofErr w:type="spellStart"/>
      <w:r>
        <w:t>s.application_id</w:t>
      </w:r>
      <w:proofErr w:type="spellEnd"/>
    </w:p>
    <w:p w14:paraId="63117B59" w14:textId="1565CEBE" w:rsidR="00E27EAB" w:rsidRDefault="00E27EAB" w:rsidP="00E27EAB">
      <w:r>
        <w:t xml:space="preserve">WHERE </w:t>
      </w:r>
      <w:proofErr w:type="spellStart"/>
      <w:proofErr w:type="gramStart"/>
      <w:r>
        <w:t>s.decision</w:t>
      </w:r>
      <w:proofErr w:type="spellEnd"/>
      <w:proofErr w:type="gramEnd"/>
      <w:r>
        <w:t xml:space="preserve"> = 'Selected';</w:t>
      </w:r>
    </w:p>
    <w:p w14:paraId="5D030A7A" w14:textId="1648470D" w:rsidR="00E27EAB" w:rsidRDefault="00E27EAB" w:rsidP="00E27EAB">
      <w:r w:rsidRPr="00E27EAB">
        <w:t xml:space="preserve">SELECT * FROM </w:t>
      </w:r>
      <w:proofErr w:type="spellStart"/>
      <w:r w:rsidRPr="00E27EAB">
        <w:t>selected_candidates</w:t>
      </w:r>
      <w:proofErr w:type="spellEnd"/>
      <w:r w:rsidRPr="00E27EAB">
        <w:t>;</w:t>
      </w:r>
    </w:p>
    <w:p w14:paraId="722C8C90" w14:textId="77777777" w:rsidR="00E27EAB" w:rsidRDefault="00E27EAB" w:rsidP="00E27EAB"/>
    <w:p w14:paraId="1617FD07" w14:textId="29970884" w:rsidR="00E27EAB" w:rsidRDefault="00FD364D" w:rsidP="00E27EAB">
      <w:pPr>
        <w:rPr>
          <w:noProof/>
        </w:rPr>
      </w:pPr>
      <w:r>
        <w:rPr>
          <w:noProof/>
        </w:rPr>
        <w:drawing>
          <wp:inline distT="0" distB="0" distL="0" distR="0" wp14:anchorId="6B2594EC" wp14:editId="1187C70A">
            <wp:extent cx="5731510" cy="1981200"/>
            <wp:effectExtent l="0" t="0" r="2540" b="0"/>
            <wp:docPr id="145266220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1510" cy="1981200"/>
                    </a:xfrm>
                    <a:prstGeom prst="rect">
                      <a:avLst/>
                    </a:prstGeom>
                    <a:noFill/>
                    <a:ln>
                      <a:noFill/>
                    </a:ln>
                  </pic:spPr>
                </pic:pic>
              </a:graphicData>
            </a:graphic>
          </wp:inline>
        </w:drawing>
      </w:r>
    </w:p>
    <w:p w14:paraId="0690DB7E" w14:textId="38476543" w:rsidR="00FD364D" w:rsidRPr="00F55440" w:rsidRDefault="001E76E7" w:rsidP="00F55440">
      <w:pPr>
        <w:jc w:val="center"/>
        <w:rPr>
          <w:b/>
          <w:bCs/>
          <w:sz w:val="32"/>
          <w:szCs w:val="32"/>
        </w:rPr>
      </w:pPr>
      <w:r w:rsidRPr="00F55440">
        <w:rPr>
          <w:b/>
          <w:bCs/>
          <w:sz w:val="32"/>
          <w:szCs w:val="32"/>
        </w:rPr>
        <w:lastRenderedPageBreak/>
        <w:t>PL/SQL COMPONENTS</w:t>
      </w:r>
    </w:p>
    <w:p w14:paraId="252C2ACD" w14:textId="594059EE" w:rsidR="001E76E7" w:rsidRDefault="0047312E" w:rsidP="00FD364D">
      <w:pPr>
        <w:rPr>
          <w:b/>
          <w:bCs/>
          <w:sz w:val="28"/>
          <w:szCs w:val="28"/>
        </w:rPr>
      </w:pPr>
      <w:r>
        <w:rPr>
          <w:b/>
          <w:bCs/>
          <w:sz w:val="28"/>
          <w:szCs w:val="28"/>
        </w:rPr>
        <w:t>1.</w:t>
      </w:r>
      <w:r w:rsidR="00F55440" w:rsidRPr="00F55440">
        <w:rPr>
          <w:b/>
          <w:bCs/>
          <w:sz w:val="28"/>
          <w:szCs w:val="28"/>
        </w:rPr>
        <w:t>STORED PROCEDURE</w:t>
      </w:r>
    </w:p>
    <w:p w14:paraId="75BB7417" w14:textId="77777777" w:rsidR="00764B2A" w:rsidRDefault="00764B2A" w:rsidP="00764B2A">
      <w:r>
        <w:t>DELIMITER $$</w:t>
      </w:r>
    </w:p>
    <w:p w14:paraId="33619416" w14:textId="77777777" w:rsidR="00764B2A" w:rsidRDefault="00764B2A" w:rsidP="00764B2A"/>
    <w:p w14:paraId="417AE20A" w14:textId="77777777" w:rsidR="00764B2A" w:rsidRDefault="00764B2A" w:rsidP="00764B2A">
      <w:r>
        <w:t xml:space="preserve">CREATE PROCEDURE </w:t>
      </w:r>
      <w:proofErr w:type="spellStart"/>
      <w:r>
        <w:t>evaluate_</w:t>
      </w:r>
      <w:proofErr w:type="gramStart"/>
      <w:r>
        <w:t>application</w:t>
      </w:r>
      <w:proofErr w:type="spellEnd"/>
      <w:r>
        <w:t>(</w:t>
      </w:r>
      <w:proofErr w:type="gramEnd"/>
      <w:r>
        <w:t xml:space="preserve">IN </w:t>
      </w:r>
      <w:proofErr w:type="spellStart"/>
      <w:r>
        <w:t>app_id</w:t>
      </w:r>
      <w:proofErr w:type="spellEnd"/>
      <w:r>
        <w:t xml:space="preserve"> INT)</w:t>
      </w:r>
    </w:p>
    <w:p w14:paraId="223E6F81" w14:textId="77777777" w:rsidR="00764B2A" w:rsidRDefault="00764B2A" w:rsidP="00764B2A">
      <w:r>
        <w:t>BEGIN</w:t>
      </w:r>
    </w:p>
    <w:p w14:paraId="5048617C" w14:textId="77777777" w:rsidR="00764B2A" w:rsidRDefault="00764B2A" w:rsidP="00764B2A">
      <w:r>
        <w:t xml:space="preserve">    DECLARE </w:t>
      </w:r>
      <w:proofErr w:type="spellStart"/>
      <w:r>
        <w:t>app_score</w:t>
      </w:r>
      <w:proofErr w:type="spellEnd"/>
      <w:r>
        <w:t xml:space="preserve"> INT;</w:t>
      </w:r>
    </w:p>
    <w:p w14:paraId="03D09FAD" w14:textId="77777777" w:rsidR="00764B2A" w:rsidRDefault="00764B2A" w:rsidP="00764B2A"/>
    <w:p w14:paraId="758A6A37" w14:textId="77777777" w:rsidR="00764B2A" w:rsidRDefault="00764B2A" w:rsidP="00764B2A">
      <w:r>
        <w:t xml:space="preserve">    -- Simple evaluation logic</w:t>
      </w:r>
    </w:p>
    <w:p w14:paraId="5A19ACED" w14:textId="77777777" w:rsidR="00764B2A" w:rsidRDefault="00764B2A" w:rsidP="00764B2A">
      <w:r>
        <w:t xml:space="preserve">    SET </w:t>
      </w:r>
      <w:proofErr w:type="spellStart"/>
      <w:r>
        <w:t>app_score</w:t>
      </w:r>
      <w:proofErr w:type="spellEnd"/>
      <w:r>
        <w:t xml:space="preserve"> = </w:t>
      </w:r>
      <w:proofErr w:type="gramStart"/>
      <w:r>
        <w:t>FLOOR(</w:t>
      </w:r>
      <w:proofErr w:type="gramEnd"/>
      <w:r>
        <w:t xml:space="preserve">60 + </w:t>
      </w:r>
      <w:proofErr w:type="gramStart"/>
      <w:r>
        <w:t>RAND(</w:t>
      </w:r>
      <w:proofErr w:type="gramEnd"/>
      <w:r>
        <w:t>) * 40);</w:t>
      </w:r>
    </w:p>
    <w:p w14:paraId="260BDE22" w14:textId="77777777" w:rsidR="00764B2A" w:rsidRDefault="00764B2A" w:rsidP="00764B2A"/>
    <w:p w14:paraId="3055969E" w14:textId="77777777" w:rsidR="00764B2A" w:rsidRDefault="00764B2A" w:rsidP="00764B2A">
      <w:r>
        <w:t xml:space="preserve">    IF </w:t>
      </w:r>
      <w:proofErr w:type="spellStart"/>
      <w:r>
        <w:t>app_score</w:t>
      </w:r>
      <w:proofErr w:type="spellEnd"/>
      <w:r>
        <w:t xml:space="preserve"> &gt;= 70 THEN</w:t>
      </w:r>
    </w:p>
    <w:p w14:paraId="5E800430" w14:textId="77777777" w:rsidR="00764B2A" w:rsidRDefault="00764B2A" w:rsidP="00764B2A">
      <w:r>
        <w:t xml:space="preserve">        INSERT INTO shortlist VALUES</w:t>
      </w:r>
    </w:p>
    <w:p w14:paraId="702D88A4" w14:textId="77777777" w:rsidR="00764B2A" w:rsidRDefault="00764B2A" w:rsidP="00764B2A">
      <w:r>
        <w:t xml:space="preserve">        (NULL, </w:t>
      </w:r>
      <w:proofErr w:type="spellStart"/>
      <w:r>
        <w:t>app_id</w:t>
      </w:r>
      <w:proofErr w:type="spellEnd"/>
      <w:r>
        <w:t xml:space="preserve">, </w:t>
      </w:r>
      <w:proofErr w:type="spellStart"/>
      <w:r>
        <w:t>app_score</w:t>
      </w:r>
      <w:proofErr w:type="spellEnd"/>
      <w:r>
        <w:t>, 'Selected');</w:t>
      </w:r>
    </w:p>
    <w:p w14:paraId="1DDFE84D" w14:textId="77777777" w:rsidR="00764B2A" w:rsidRDefault="00764B2A" w:rsidP="00764B2A">
      <w:r>
        <w:t xml:space="preserve">    ELSE</w:t>
      </w:r>
    </w:p>
    <w:p w14:paraId="31DF9B07" w14:textId="77777777" w:rsidR="00764B2A" w:rsidRDefault="00764B2A" w:rsidP="00764B2A">
      <w:r>
        <w:t xml:space="preserve">        INSERT INTO shortlist VALUES</w:t>
      </w:r>
    </w:p>
    <w:p w14:paraId="6A4B3933" w14:textId="77777777" w:rsidR="00764B2A" w:rsidRDefault="00764B2A" w:rsidP="00764B2A">
      <w:r>
        <w:t xml:space="preserve">        (NULL, </w:t>
      </w:r>
      <w:proofErr w:type="spellStart"/>
      <w:r>
        <w:t>app_id</w:t>
      </w:r>
      <w:proofErr w:type="spellEnd"/>
      <w:r>
        <w:t xml:space="preserve">, </w:t>
      </w:r>
      <w:proofErr w:type="spellStart"/>
      <w:r>
        <w:t>app_score</w:t>
      </w:r>
      <w:proofErr w:type="spellEnd"/>
      <w:r>
        <w:t>, 'Rejected');</w:t>
      </w:r>
    </w:p>
    <w:p w14:paraId="62DE5BAD" w14:textId="77777777" w:rsidR="00764B2A" w:rsidRDefault="00764B2A" w:rsidP="00764B2A">
      <w:r>
        <w:t xml:space="preserve">    END IF;</w:t>
      </w:r>
    </w:p>
    <w:p w14:paraId="076FE93F" w14:textId="77777777" w:rsidR="00764B2A" w:rsidRDefault="00764B2A" w:rsidP="00764B2A">
      <w:r>
        <w:t>END $$</w:t>
      </w:r>
    </w:p>
    <w:p w14:paraId="6B53D0DA" w14:textId="77777777" w:rsidR="00764B2A" w:rsidRDefault="00764B2A" w:rsidP="00764B2A"/>
    <w:p w14:paraId="0120FEE9" w14:textId="09803987" w:rsidR="00F55440" w:rsidRDefault="00764B2A" w:rsidP="00764B2A">
      <w:proofErr w:type="gramStart"/>
      <w:r>
        <w:t>DELIMITER ;</w:t>
      </w:r>
      <w:proofErr w:type="gramEnd"/>
    </w:p>
    <w:p w14:paraId="5DD14D10" w14:textId="7A10AF34" w:rsidR="00764B2A" w:rsidRPr="00764B2A" w:rsidRDefault="00764B2A" w:rsidP="00764B2A">
      <w:r w:rsidRPr="00764B2A">
        <w:rPr>
          <w:noProof/>
        </w:rPr>
        <w:lastRenderedPageBreak/>
        <w:drawing>
          <wp:inline distT="0" distB="0" distL="0" distR="0" wp14:anchorId="6D1E4CA2" wp14:editId="675DCAF6">
            <wp:extent cx="5731510" cy="6316980"/>
            <wp:effectExtent l="0" t="0" r="2540" b="7620"/>
            <wp:docPr id="308789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789088" name=""/>
                    <pic:cNvPicPr/>
                  </pic:nvPicPr>
                  <pic:blipFill>
                    <a:blip r:embed="rId39"/>
                    <a:stretch>
                      <a:fillRect/>
                    </a:stretch>
                  </pic:blipFill>
                  <pic:spPr>
                    <a:xfrm>
                      <a:off x="0" y="0"/>
                      <a:ext cx="5731510" cy="6316980"/>
                    </a:xfrm>
                    <a:prstGeom prst="rect">
                      <a:avLst/>
                    </a:prstGeom>
                  </pic:spPr>
                </pic:pic>
              </a:graphicData>
            </a:graphic>
          </wp:inline>
        </w:drawing>
      </w:r>
    </w:p>
    <w:p w14:paraId="45A10CBF" w14:textId="77777777" w:rsidR="00F55440" w:rsidRDefault="00F55440" w:rsidP="00FD364D"/>
    <w:p w14:paraId="247758A8" w14:textId="77777777" w:rsidR="00FD364D" w:rsidRDefault="00FD364D" w:rsidP="00FD364D"/>
    <w:p w14:paraId="7F5E2769" w14:textId="77777777" w:rsidR="00FD364D" w:rsidRDefault="00FD364D" w:rsidP="00FD364D"/>
    <w:p w14:paraId="7DC2AD81" w14:textId="77777777" w:rsidR="00764B2A" w:rsidRDefault="00764B2A" w:rsidP="00FD364D"/>
    <w:p w14:paraId="4B94E438" w14:textId="44C6F089" w:rsidR="00764B2A" w:rsidRDefault="006F648A" w:rsidP="00FD364D">
      <w:r w:rsidRPr="006F648A">
        <w:lastRenderedPageBreak/>
        <w:t xml:space="preserve">CALL </w:t>
      </w:r>
      <w:proofErr w:type="spellStart"/>
      <w:r w:rsidRPr="006F648A">
        <w:t>evaluate_</w:t>
      </w:r>
      <w:proofErr w:type="gramStart"/>
      <w:r w:rsidRPr="006F648A">
        <w:t>application</w:t>
      </w:r>
      <w:proofErr w:type="spellEnd"/>
      <w:r w:rsidRPr="006F648A">
        <w:t>(</w:t>
      </w:r>
      <w:proofErr w:type="gramEnd"/>
      <w:r w:rsidRPr="006F648A">
        <w:t>401);</w:t>
      </w:r>
    </w:p>
    <w:p w14:paraId="5883110F" w14:textId="57A6A040" w:rsidR="006F648A" w:rsidRDefault="00A30AB2" w:rsidP="00FD364D">
      <w:r>
        <w:rPr>
          <w:noProof/>
        </w:rPr>
        <w:drawing>
          <wp:inline distT="0" distB="0" distL="0" distR="0" wp14:anchorId="76989C53" wp14:editId="216AD54B">
            <wp:extent cx="5731510" cy="1594485"/>
            <wp:effectExtent l="0" t="0" r="2540" b="5715"/>
            <wp:docPr id="14518764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1510" cy="1594485"/>
                    </a:xfrm>
                    <a:prstGeom prst="rect">
                      <a:avLst/>
                    </a:prstGeom>
                    <a:noFill/>
                    <a:ln>
                      <a:noFill/>
                    </a:ln>
                  </pic:spPr>
                </pic:pic>
              </a:graphicData>
            </a:graphic>
          </wp:inline>
        </w:drawing>
      </w:r>
    </w:p>
    <w:p w14:paraId="47E52B3A" w14:textId="36C735D0" w:rsidR="00472AB8" w:rsidRDefault="00292C41" w:rsidP="00FD364D">
      <w:r w:rsidRPr="00292C41">
        <w:rPr>
          <w:noProof/>
        </w:rPr>
        <w:drawing>
          <wp:inline distT="0" distB="0" distL="0" distR="0" wp14:anchorId="1368352C" wp14:editId="5DBAA9E1">
            <wp:extent cx="5731510" cy="3027680"/>
            <wp:effectExtent l="0" t="0" r="2540" b="1270"/>
            <wp:docPr id="694625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625586" name=""/>
                    <pic:cNvPicPr/>
                  </pic:nvPicPr>
                  <pic:blipFill>
                    <a:blip r:embed="rId41"/>
                    <a:stretch>
                      <a:fillRect/>
                    </a:stretch>
                  </pic:blipFill>
                  <pic:spPr>
                    <a:xfrm>
                      <a:off x="0" y="0"/>
                      <a:ext cx="5731510" cy="3027680"/>
                    </a:xfrm>
                    <a:prstGeom prst="rect">
                      <a:avLst/>
                    </a:prstGeom>
                  </pic:spPr>
                </pic:pic>
              </a:graphicData>
            </a:graphic>
          </wp:inline>
        </w:drawing>
      </w:r>
    </w:p>
    <w:p w14:paraId="61A2608A" w14:textId="77777777" w:rsidR="00292C41" w:rsidRDefault="00292C41" w:rsidP="00FD364D"/>
    <w:p w14:paraId="54C38746" w14:textId="77777777" w:rsidR="001E376C" w:rsidRDefault="001E376C" w:rsidP="00FD364D">
      <w:pPr>
        <w:rPr>
          <w:b/>
          <w:bCs/>
          <w:sz w:val="28"/>
          <w:szCs w:val="28"/>
        </w:rPr>
      </w:pPr>
    </w:p>
    <w:p w14:paraId="09AECE1F" w14:textId="77777777" w:rsidR="001E376C" w:rsidRDefault="001E376C" w:rsidP="00FD364D">
      <w:pPr>
        <w:rPr>
          <w:b/>
          <w:bCs/>
          <w:sz w:val="28"/>
          <w:szCs w:val="28"/>
        </w:rPr>
      </w:pPr>
    </w:p>
    <w:p w14:paraId="606B3CD8" w14:textId="77777777" w:rsidR="001E376C" w:rsidRDefault="001E376C" w:rsidP="00FD364D">
      <w:pPr>
        <w:rPr>
          <w:b/>
          <w:bCs/>
          <w:sz w:val="28"/>
          <w:szCs w:val="28"/>
        </w:rPr>
      </w:pPr>
    </w:p>
    <w:p w14:paraId="572E3B85" w14:textId="77777777" w:rsidR="001E376C" w:rsidRDefault="001E376C" w:rsidP="00FD364D">
      <w:pPr>
        <w:rPr>
          <w:b/>
          <w:bCs/>
          <w:sz w:val="28"/>
          <w:szCs w:val="28"/>
        </w:rPr>
      </w:pPr>
    </w:p>
    <w:p w14:paraId="71919CA5" w14:textId="77777777" w:rsidR="001E376C" w:rsidRDefault="001E376C" w:rsidP="00FD364D">
      <w:pPr>
        <w:rPr>
          <w:b/>
          <w:bCs/>
          <w:sz w:val="28"/>
          <w:szCs w:val="28"/>
        </w:rPr>
      </w:pPr>
    </w:p>
    <w:p w14:paraId="1CF45874" w14:textId="77777777" w:rsidR="001E376C" w:rsidRDefault="001E376C" w:rsidP="00FD364D">
      <w:pPr>
        <w:rPr>
          <w:b/>
          <w:bCs/>
          <w:sz w:val="28"/>
          <w:szCs w:val="28"/>
        </w:rPr>
      </w:pPr>
    </w:p>
    <w:p w14:paraId="52447472" w14:textId="2DE115BF" w:rsidR="00FD364D" w:rsidRPr="00292C41" w:rsidRDefault="0047312E" w:rsidP="00FD364D">
      <w:pPr>
        <w:rPr>
          <w:b/>
          <w:bCs/>
          <w:sz w:val="28"/>
          <w:szCs w:val="28"/>
        </w:rPr>
      </w:pPr>
      <w:r>
        <w:rPr>
          <w:b/>
          <w:bCs/>
          <w:sz w:val="28"/>
          <w:szCs w:val="28"/>
        </w:rPr>
        <w:lastRenderedPageBreak/>
        <w:t>2.</w:t>
      </w:r>
      <w:r w:rsidR="00472AB8" w:rsidRPr="00292C41">
        <w:rPr>
          <w:b/>
          <w:bCs/>
          <w:sz w:val="28"/>
          <w:szCs w:val="28"/>
        </w:rPr>
        <w:t>FUNCTION</w:t>
      </w:r>
    </w:p>
    <w:p w14:paraId="34F880ED" w14:textId="77777777" w:rsidR="00472AB8" w:rsidRDefault="00472AB8" w:rsidP="00472AB8">
      <w:r>
        <w:t>DELIMITER $$</w:t>
      </w:r>
    </w:p>
    <w:p w14:paraId="3C76E355" w14:textId="77777777" w:rsidR="00472AB8" w:rsidRDefault="00472AB8" w:rsidP="00472AB8"/>
    <w:p w14:paraId="37FC088C" w14:textId="77777777" w:rsidR="00472AB8" w:rsidRDefault="00472AB8" w:rsidP="00472AB8">
      <w:r>
        <w:t xml:space="preserve">CREATE FUNCTION </w:t>
      </w:r>
      <w:proofErr w:type="spellStart"/>
      <w:r>
        <w:t>calculate_</w:t>
      </w:r>
      <w:proofErr w:type="gramStart"/>
      <w:r>
        <w:t>score</w:t>
      </w:r>
      <w:proofErr w:type="spellEnd"/>
      <w:r>
        <w:t>(</w:t>
      </w:r>
      <w:proofErr w:type="gramEnd"/>
      <w:r>
        <w:t>exp INT)</w:t>
      </w:r>
    </w:p>
    <w:p w14:paraId="5AE0C670" w14:textId="77777777" w:rsidR="00472AB8" w:rsidRDefault="00472AB8" w:rsidP="00472AB8">
      <w:r>
        <w:t>RETURNS INT</w:t>
      </w:r>
    </w:p>
    <w:p w14:paraId="7C299FE2" w14:textId="77777777" w:rsidR="00472AB8" w:rsidRDefault="00472AB8" w:rsidP="00472AB8">
      <w:r>
        <w:t>DETERMINISTIC</w:t>
      </w:r>
    </w:p>
    <w:p w14:paraId="63E7A233" w14:textId="77777777" w:rsidR="00472AB8" w:rsidRDefault="00472AB8" w:rsidP="00472AB8">
      <w:r>
        <w:t>BEGIN</w:t>
      </w:r>
    </w:p>
    <w:p w14:paraId="48467D88" w14:textId="77777777" w:rsidR="00472AB8" w:rsidRDefault="00472AB8" w:rsidP="00472AB8">
      <w:r>
        <w:t xml:space="preserve">    RETURN exp * 20;</w:t>
      </w:r>
    </w:p>
    <w:p w14:paraId="534A9FAC" w14:textId="77777777" w:rsidR="00472AB8" w:rsidRDefault="00472AB8" w:rsidP="00472AB8">
      <w:r>
        <w:t>END $$</w:t>
      </w:r>
    </w:p>
    <w:p w14:paraId="70DC7E72" w14:textId="77777777" w:rsidR="00472AB8" w:rsidRDefault="00472AB8" w:rsidP="00472AB8"/>
    <w:p w14:paraId="5E7A1250" w14:textId="55EBCA02" w:rsidR="00472AB8" w:rsidRDefault="00472AB8" w:rsidP="00472AB8">
      <w:proofErr w:type="gramStart"/>
      <w:r>
        <w:t>DELIMITER ;</w:t>
      </w:r>
      <w:proofErr w:type="gramEnd"/>
    </w:p>
    <w:p w14:paraId="396DC51E" w14:textId="2C20A9EF" w:rsidR="001E376C" w:rsidRDefault="0087500F" w:rsidP="00472AB8">
      <w:r>
        <w:rPr>
          <w:noProof/>
        </w:rPr>
        <w:drawing>
          <wp:inline distT="0" distB="0" distL="0" distR="0" wp14:anchorId="550C672F" wp14:editId="13C97F1F">
            <wp:extent cx="5731510" cy="1960880"/>
            <wp:effectExtent l="0" t="0" r="2540" b="1270"/>
            <wp:docPr id="166309898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1510" cy="1960880"/>
                    </a:xfrm>
                    <a:prstGeom prst="rect">
                      <a:avLst/>
                    </a:prstGeom>
                    <a:noFill/>
                    <a:ln>
                      <a:noFill/>
                    </a:ln>
                  </pic:spPr>
                </pic:pic>
              </a:graphicData>
            </a:graphic>
          </wp:inline>
        </w:drawing>
      </w:r>
    </w:p>
    <w:p w14:paraId="185C90B5" w14:textId="77777777" w:rsidR="00472AB8" w:rsidRDefault="00472AB8" w:rsidP="00FD364D"/>
    <w:p w14:paraId="1329DDEB" w14:textId="77777777" w:rsidR="00FD364D" w:rsidRDefault="00FD364D" w:rsidP="00FD364D"/>
    <w:p w14:paraId="7C4BCC47" w14:textId="77777777" w:rsidR="0047312E" w:rsidRDefault="0047312E" w:rsidP="00FD364D"/>
    <w:p w14:paraId="337409E8" w14:textId="77777777" w:rsidR="0047312E" w:rsidRDefault="0047312E" w:rsidP="00FD364D"/>
    <w:p w14:paraId="51D1C49F" w14:textId="77777777" w:rsidR="0047312E" w:rsidRDefault="0047312E" w:rsidP="00FD364D"/>
    <w:p w14:paraId="40F31DF6" w14:textId="77777777" w:rsidR="0047312E" w:rsidRDefault="0047312E" w:rsidP="00FD364D"/>
    <w:p w14:paraId="7C50FAA5" w14:textId="77777777" w:rsidR="0047312E" w:rsidRDefault="0047312E" w:rsidP="00FD364D"/>
    <w:p w14:paraId="7C2FF1AF" w14:textId="77777777" w:rsidR="0047312E" w:rsidRDefault="0047312E" w:rsidP="00FD364D"/>
    <w:p w14:paraId="001875FA" w14:textId="618384C8" w:rsidR="0047312E" w:rsidRPr="002A0D04" w:rsidRDefault="004430E7" w:rsidP="00FD364D">
      <w:pPr>
        <w:rPr>
          <w:b/>
          <w:bCs/>
          <w:sz w:val="28"/>
          <w:szCs w:val="28"/>
        </w:rPr>
      </w:pPr>
      <w:r>
        <w:rPr>
          <w:b/>
          <w:bCs/>
          <w:sz w:val="28"/>
          <w:szCs w:val="28"/>
        </w:rPr>
        <w:lastRenderedPageBreak/>
        <w:t>3.</w:t>
      </w:r>
      <w:r w:rsidR="0047312E" w:rsidRPr="002A0D04">
        <w:rPr>
          <w:b/>
          <w:bCs/>
          <w:sz w:val="28"/>
          <w:szCs w:val="28"/>
        </w:rPr>
        <w:t>TRIGGER</w:t>
      </w:r>
    </w:p>
    <w:p w14:paraId="0DF67332" w14:textId="77777777" w:rsidR="00AD4CBF" w:rsidRDefault="00AD4CBF" w:rsidP="00AD4CBF">
      <w:r>
        <w:t>DELIMITER $$</w:t>
      </w:r>
    </w:p>
    <w:p w14:paraId="42AE09F3" w14:textId="77777777" w:rsidR="00AD4CBF" w:rsidRDefault="00AD4CBF" w:rsidP="00AD4CBF"/>
    <w:p w14:paraId="29C07F61" w14:textId="77777777" w:rsidR="00AD4CBF" w:rsidRDefault="00AD4CBF" w:rsidP="00AD4CBF">
      <w:r>
        <w:t xml:space="preserve">CREATE TRIGGER </w:t>
      </w:r>
      <w:proofErr w:type="spellStart"/>
      <w:r>
        <w:t>update_application_status</w:t>
      </w:r>
      <w:proofErr w:type="spellEnd"/>
    </w:p>
    <w:p w14:paraId="58E36662" w14:textId="77777777" w:rsidR="00AD4CBF" w:rsidRDefault="00AD4CBF" w:rsidP="00AD4CBF">
      <w:r>
        <w:t>AFTER INSERT ON shortlist</w:t>
      </w:r>
    </w:p>
    <w:p w14:paraId="26DB95A5" w14:textId="77777777" w:rsidR="00AD4CBF" w:rsidRDefault="00AD4CBF" w:rsidP="00AD4CBF">
      <w:r>
        <w:t>FOR EACH ROW</w:t>
      </w:r>
    </w:p>
    <w:p w14:paraId="51089ED3" w14:textId="77777777" w:rsidR="00AD4CBF" w:rsidRDefault="00AD4CBF" w:rsidP="00AD4CBF">
      <w:r>
        <w:t>BEGIN</w:t>
      </w:r>
    </w:p>
    <w:p w14:paraId="52C1F438" w14:textId="77777777" w:rsidR="00AD4CBF" w:rsidRDefault="00AD4CBF" w:rsidP="00AD4CBF">
      <w:r>
        <w:t xml:space="preserve">    UPDATE application</w:t>
      </w:r>
    </w:p>
    <w:p w14:paraId="75C2F3F0" w14:textId="77777777" w:rsidR="00AD4CBF" w:rsidRDefault="00AD4CBF" w:rsidP="00AD4CBF">
      <w:r>
        <w:t xml:space="preserve">    SET status = </w:t>
      </w:r>
      <w:proofErr w:type="spellStart"/>
      <w:r>
        <w:t>NEW.decision</w:t>
      </w:r>
      <w:proofErr w:type="spellEnd"/>
    </w:p>
    <w:p w14:paraId="53153818" w14:textId="77777777" w:rsidR="00AD4CBF" w:rsidRDefault="00AD4CBF" w:rsidP="00AD4CBF">
      <w:r>
        <w:t xml:space="preserve">    WHERE </w:t>
      </w:r>
      <w:proofErr w:type="spellStart"/>
      <w:r>
        <w:t>application_id</w:t>
      </w:r>
      <w:proofErr w:type="spellEnd"/>
      <w:r>
        <w:t xml:space="preserve"> = </w:t>
      </w:r>
      <w:proofErr w:type="spellStart"/>
      <w:r>
        <w:t>NEW.application_id</w:t>
      </w:r>
      <w:proofErr w:type="spellEnd"/>
      <w:r>
        <w:t>;</w:t>
      </w:r>
    </w:p>
    <w:p w14:paraId="7015DEF0" w14:textId="77777777" w:rsidR="00AD4CBF" w:rsidRDefault="00AD4CBF" w:rsidP="00AD4CBF">
      <w:r>
        <w:t>END $$</w:t>
      </w:r>
    </w:p>
    <w:p w14:paraId="12167E73" w14:textId="77777777" w:rsidR="00AD4CBF" w:rsidRDefault="00AD4CBF" w:rsidP="00AD4CBF"/>
    <w:p w14:paraId="0088368F" w14:textId="03FDAC91" w:rsidR="0047312E" w:rsidRDefault="00AD4CBF" w:rsidP="00AD4CBF">
      <w:proofErr w:type="gramStart"/>
      <w:r>
        <w:t>DELIMITER ;</w:t>
      </w:r>
      <w:proofErr w:type="gramEnd"/>
    </w:p>
    <w:p w14:paraId="362E0D33" w14:textId="719DFA8B" w:rsidR="00AD4CBF" w:rsidRDefault="00AD4CBF" w:rsidP="00AD4CBF">
      <w:r w:rsidRPr="00AD4CBF">
        <w:rPr>
          <w:noProof/>
        </w:rPr>
        <w:drawing>
          <wp:inline distT="0" distB="0" distL="0" distR="0" wp14:anchorId="54A1AD4B" wp14:editId="17E093DC">
            <wp:extent cx="5731510" cy="2513330"/>
            <wp:effectExtent l="0" t="0" r="2540" b="1270"/>
            <wp:docPr id="872000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000442" name=""/>
                    <pic:cNvPicPr/>
                  </pic:nvPicPr>
                  <pic:blipFill>
                    <a:blip r:embed="rId43"/>
                    <a:stretch>
                      <a:fillRect/>
                    </a:stretch>
                  </pic:blipFill>
                  <pic:spPr>
                    <a:xfrm>
                      <a:off x="0" y="0"/>
                      <a:ext cx="5731510" cy="2513330"/>
                    </a:xfrm>
                    <a:prstGeom prst="rect">
                      <a:avLst/>
                    </a:prstGeom>
                  </pic:spPr>
                </pic:pic>
              </a:graphicData>
            </a:graphic>
          </wp:inline>
        </w:drawing>
      </w:r>
    </w:p>
    <w:p w14:paraId="7138E7E7" w14:textId="77777777" w:rsidR="00FD364D" w:rsidRDefault="00FD364D" w:rsidP="00FD364D"/>
    <w:p w14:paraId="7A9C4879" w14:textId="77777777" w:rsidR="00AD4CBF" w:rsidRDefault="00AD4CBF" w:rsidP="00FD364D"/>
    <w:p w14:paraId="72E331B6" w14:textId="77777777" w:rsidR="00AD4CBF" w:rsidRDefault="00AD4CBF" w:rsidP="00FD364D"/>
    <w:p w14:paraId="6D9F514C" w14:textId="77777777" w:rsidR="00AD4CBF" w:rsidRDefault="00AD4CBF" w:rsidP="00FD364D"/>
    <w:p w14:paraId="2C9E66F0" w14:textId="7D2B7E4B" w:rsidR="00AD4CBF" w:rsidRDefault="004430E7" w:rsidP="00FD364D">
      <w:pPr>
        <w:rPr>
          <w:b/>
          <w:bCs/>
          <w:sz w:val="28"/>
          <w:szCs w:val="28"/>
        </w:rPr>
      </w:pPr>
      <w:r>
        <w:rPr>
          <w:b/>
          <w:bCs/>
          <w:sz w:val="28"/>
          <w:szCs w:val="28"/>
        </w:rPr>
        <w:lastRenderedPageBreak/>
        <w:t>4.</w:t>
      </w:r>
      <w:r w:rsidR="002A0D04" w:rsidRPr="002A0D04">
        <w:rPr>
          <w:b/>
          <w:bCs/>
          <w:sz w:val="28"/>
          <w:szCs w:val="28"/>
        </w:rPr>
        <w:t>CURSOR</w:t>
      </w:r>
    </w:p>
    <w:p w14:paraId="26700972" w14:textId="4FE8EA70" w:rsidR="002A0D04" w:rsidRDefault="002A0D04" w:rsidP="002A0D04">
      <w:r>
        <w:t>DELIMITER $$</w:t>
      </w:r>
    </w:p>
    <w:p w14:paraId="33272412" w14:textId="77777777" w:rsidR="002A0D04" w:rsidRDefault="002A0D04" w:rsidP="002A0D04">
      <w:r>
        <w:t xml:space="preserve">CREATE PROCEDURE </w:t>
      </w:r>
      <w:proofErr w:type="spellStart"/>
      <w:r>
        <w:t>process_all_</w:t>
      </w:r>
      <w:proofErr w:type="gramStart"/>
      <w:r>
        <w:t>applications</w:t>
      </w:r>
      <w:proofErr w:type="spellEnd"/>
      <w:r>
        <w:t>(</w:t>
      </w:r>
      <w:proofErr w:type="gramEnd"/>
      <w:r>
        <w:t>)</w:t>
      </w:r>
    </w:p>
    <w:p w14:paraId="7F9F8F37" w14:textId="77777777" w:rsidR="002A0D04" w:rsidRDefault="002A0D04" w:rsidP="002A0D04">
      <w:r>
        <w:t>BEGIN</w:t>
      </w:r>
    </w:p>
    <w:p w14:paraId="27463887" w14:textId="77777777" w:rsidR="002A0D04" w:rsidRDefault="002A0D04" w:rsidP="002A0D04">
      <w:r>
        <w:t xml:space="preserve">    DECLARE done INT DEFAULT 0;</w:t>
      </w:r>
    </w:p>
    <w:p w14:paraId="4BF35D26" w14:textId="77777777" w:rsidR="002A0D04" w:rsidRDefault="002A0D04" w:rsidP="002A0D04">
      <w:r>
        <w:t xml:space="preserve">    DECLARE aid INT;</w:t>
      </w:r>
    </w:p>
    <w:p w14:paraId="524946EE" w14:textId="77777777" w:rsidR="002A0D04" w:rsidRDefault="002A0D04" w:rsidP="002A0D04"/>
    <w:p w14:paraId="60330747" w14:textId="77777777" w:rsidR="002A0D04" w:rsidRDefault="002A0D04" w:rsidP="002A0D04">
      <w:r>
        <w:t xml:space="preserve">    DECLARE </w:t>
      </w:r>
      <w:proofErr w:type="spellStart"/>
      <w:r>
        <w:t>app_cursor</w:t>
      </w:r>
      <w:proofErr w:type="spellEnd"/>
      <w:r>
        <w:t xml:space="preserve"> CURSOR FOR</w:t>
      </w:r>
    </w:p>
    <w:p w14:paraId="20AB216F" w14:textId="77777777" w:rsidR="002A0D04" w:rsidRDefault="002A0D04" w:rsidP="002A0D04">
      <w:r>
        <w:t xml:space="preserve">        SELECT </w:t>
      </w:r>
      <w:proofErr w:type="spellStart"/>
      <w:r>
        <w:t>application_id</w:t>
      </w:r>
      <w:proofErr w:type="spellEnd"/>
      <w:r>
        <w:t xml:space="preserve"> FROM application;</w:t>
      </w:r>
    </w:p>
    <w:p w14:paraId="602E75B7" w14:textId="77777777" w:rsidR="002A0D04" w:rsidRDefault="002A0D04" w:rsidP="002A0D04"/>
    <w:p w14:paraId="7166D7E0" w14:textId="77777777" w:rsidR="002A0D04" w:rsidRDefault="002A0D04" w:rsidP="002A0D04">
      <w:r>
        <w:t xml:space="preserve">    DECLARE CONTINUE HANDLER FOR NOT FOUND SET done = 1;</w:t>
      </w:r>
    </w:p>
    <w:p w14:paraId="1174A9E2" w14:textId="77777777" w:rsidR="002A0D04" w:rsidRDefault="002A0D04" w:rsidP="002A0D04"/>
    <w:p w14:paraId="43A6002B" w14:textId="77777777" w:rsidR="002A0D04" w:rsidRDefault="002A0D04" w:rsidP="002A0D04">
      <w:r>
        <w:t xml:space="preserve">    OPEN </w:t>
      </w:r>
      <w:proofErr w:type="spellStart"/>
      <w:r>
        <w:t>app_cursor</w:t>
      </w:r>
      <w:proofErr w:type="spellEnd"/>
      <w:r>
        <w:t>;</w:t>
      </w:r>
    </w:p>
    <w:p w14:paraId="52614CE2" w14:textId="77777777" w:rsidR="002A0D04" w:rsidRDefault="002A0D04" w:rsidP="002A0D04"/>
    <w:p w14:paraId="79CF5D14" w14:textId="77777777" w:rsidR="002A0D04" w:rsidRDefault="002A0D04" w:rsidP="002A0D04">
      <w:r>
        <w:t xml:space="preserve">    </w:t>
      </w:r>
      <w:proofErr w:type="spellStart"/>
      <w:r>
        <w:t>read_loop</w:t>
      </w:r>
      <w:proofErr w:type="spellEnd"/>
      <w:r>
        <w:t>: LOOP</w:t>
      </w:r>
    </w:p>
    <w:p w14:paraId="2332C672" w14:textId="77777777" w:rsidR="002A0D04" w:rsidRDefault="002A0D04" w:rsidP="002A0D04">
      <w:r>
        <w:t xml:space="preserve">        FETCH </w:t>
      </w:r>
      <w:proofErr w:type="spellStart"/>
      <w:r>
        <w:t>app_cursor</w:t>
      </w:r>
      <w:proofErr w:type="spellEnd"/>
      <w:r>
        <w:t xml:space="preserve"> INTO aid;</w:t>
      </w:r>
    </w:p>
    <w:p w14:paraId="6DF3D8C1" w14:textId="77777777" w:rsidR="002A0D04" w:rsidRDefault="002A0D04" w:rsidP="002A0D04">
      <w:r>
        <w:t xml:space="preserve">        IF done = 1 THEN</w:t>
      </w:r>
    </w:p>
    <w:p w14:paraId="3ECF600C" w14:textId="77777777" w:rsidR="002A0D04" w:rsidRDefault="002A0D04" w:rsidP="002A0D04">
      <w:r>
        <w:t xml:space="preserve">            LEAVE </w:t>
      </w:r>
      <w:proofErr w:type="spellStart"/>
      <w:r>
        <w:t>read_loop</w:t>
      </w:r>
      <w:proofErr w:type="spellEnd"/>
      <w:r>
        <w:t>;</w:t>
      </w:r>
    </w:p>
    <w:p w14:paraId="34A4709F" w14:textId="77777777" w:rsidR="002A0D04" w:rsidRDefault="002A0D04" w:rsidP="002A0D04">
      <w:r>
        <w:t xml:space="preserve">        END IF;</w:t>
      </w:r>
    </w:p>
    <w:p w14:paraId="23814972" w14:textId="77777777" w:rsidR="002A0D04" w:rsidRDefault="002A0D04" w:rsidP="002A0D04">
      <w:r>
        <w:t xml:space="preserve">        CALL </w:t>
      </w:r>
      <w:proofErr w:type="spellStart"/>
      <w:r>
        <w:t>evaluate_application</w:t>
      </w:r>
      <w:proofErr w:type="spellEnd"/>
      <w:r>
        <w:t>(aid);</w:t>
      </w:r>
    </w:p>
    <w:p w14:paraId="31EB7168" w14:textId="77777777" w:rsidR="002A0D04" w:rsidRDefault="002A0D04" w:rsidP="002A0D04">
      <w:r>
        <w:t xml:space="preserve">    END LOOP;</w:t>
      </w:r>
    </w:p>
    <w:p w14:paraId="306A7833" w14:textId="77777777" w:rsidR="002A0D04" w:rsidRDefault="002A0D04" w:rsidP="002A0D04"/>
    <w:p w14:paraId="7F92190F" w14:textId="77777777" w:rsidR="002A0D04" w:rsidRDefault="002A0D04" w:rsidP="002A0D04">
      <w:r>
        <w:t xml:space="preserve">    CLOSE </w:t>
      </w:r>
      <w:proofErr w:type="spellStart"/>
      <w:r>
        <w:t>app_cursor</w:t>
      </w:r>
      <w:proofErr w:type="spellEnd"/>
      <w:r>
        <w:t>;</w:t>
      </w:r>
    </w:p>
    <w:p w14:paraId="22D8612B" w14:textId="77777777" w:rsidR="002A0D04" w:rsidRDefault="002A0D04" w:rsidP="002A0D04">
      <w:r>
        <w:t>END $$</w:t>
      </w:r>
    </w:p>
    <w:p w14:paraId="621466E4" w14:textId="77777777" w:rsidR="002A0D04" w:rsidRDefault="002A0D04" w:rsidP="002A0D04"/>
    <w:p w14:paraId="2E9C3049" w14:textId="43BC227A" w:rsidR="002A0D04" w:rsidRPr="002A0D04" w:rsidRDefault="002A0D04" w:rsidP="002A0D04">
      <w:proofErr w:type="gramStart"/>
      <w:r>
        <w:t>DELIMITER ;</w:t>
      </w:r>
      <w:proofErr w:type="gramEnd"/>
    </w:p>
    <w:p w14:paraId="60CEE3EA" w14:textId="77777777" w:rsidR="001E168F" w:rsidRPr="001E168F" w:rsidRDefault="001E168F" w:rsidP="00A05FE1">
      <w:pPr>
        <w:rPr>
          <w:b/>
          <w:bCs/>
          <w:sz w:val="32"/>
          <w:szCs w:val="32"/>
        </w:rPr>
        <w:pPrChange w:id="16" w:author="Lakshay Singh" w:date="2026-02-12T17:39:00Z" w16du:dateUtc="2026-02-12T12:09:00Z">
          <w:pPr>
            <w:jc w:val="center"/>
          </w:pPr>
        </w:pPrChange>
      </w:pPr>
      <w:r w:rsidRPr="001E168F">
        <w:rPr>
          <w:b/>
          <w:bCs/>
          <w:sz w:val="32"/>
          <w:szCs w:val="32"/>
        </w:rPr>
        <w:lastRenderedPageBreak/>
        <w:t>Transaction Management &amp; Concurrency Control</w:t>
      </w:r>
    </w:p>
    <w:p w14:paraId="7C0A7553" w14:textId="77777777" w:rsidR="001E168F" w:rsidRPr="001E168F" w:rsidRDefault="001E168F" w:rsidP="001E168F">
      <w:pPr>
        <w:rPr>
          <w:b/>
          <w:bCs/>
        </w:rPr>
      </w:pPr>
      <w:r w:rsidRPr="001E168F">
        <w:rPr>
          <w:b/>
          <w:bCs/>
        </w:rPr>
        <w:t>10.1 Transaction Management</w:t>
      </w:r>
    </w:p>
    <w:p w14:paraId="3843F1E1" w14:textId="77777777" w:rsidR="001E168F" w:rsidRPr="001E168F" w:rsidRDefault="001E168F" w:rsidP="001E168F">
      <w:r w:rsidRPr="001E168F">
        <w:t>A transaction is a logical unit of work that consists of one or more SQL operations executed as a single unit. In the Automated Resume Shortlisting System, transaction management ensures that database operations are performed reliably and consistently.</w:t>
      </w:r>
    </w:p>
    <w:p w14:paraId="21A320FA" w14:textId="77777777" w:rsidR="001E168F" w:rsidRPr="001E168F" w:rsidRDefault="001E168F" w:rsidP="001E168F">
      <w:r w:rsidRPr="001E168F">
        <w:t>To maintain database integrity, the system follows the ACID properties:</w:t>
      </w:r>
    </w:p>
    <w:p w14:paraId="0A34E14D" w14:textId="77777777" w:rsidR="001E168F" w:rsidRPr="001E168F" w:rsidRDefault="001E168F" w:rsidP="001E168F">
      <w:pPr>
        <w:rPr>
          <w:b/>
          <w:bCs/>
        </w:rPr>
      </w:pPr>
      <w:r w:rsidRPr="001E168F">
        <w:rPr>
          <w:b/>
          <w:bCs/>
        </w:rPr>
        <w:t>ACID Properties</w:t>
      </w:r>
    </w:p>
    <w:p w14:paraId="29B40F94" w14:textId="77777777" w:rsidR="001E168F" w:rsidRPr="001E168F" w:rsidRDefault="001E168F" w:rsidP="001E168F">
      <w:r w:rsidRPr="001E168F">
        <w:rPr>
          <w:b/>
          <w:bCs/>
        </w:rPr>
        <w:t>1. Atomicity</w:t>
      </w:r>
      <w:r w:rsidRPr="001E168F">
        <w:br/>
        <w:t>Ensures that all operations within a transaction are completed successfully. If any operation fails, the entire transaction is rolled back.</w:t>
      </w:r>
    </w:p>
    <w:p w14:paraId="7BC67AFA" w14:textId="77777777" w:rsidR="001E168F" w:rsidRPr="001E168F" w:rsidRDefault="001E168F" w:rsidP="001E168F">
      <w:r w:rsidRPr="001E168F">
        <w:rPr>
          <w:b/>
          <w:bCs/>
        </w:rPr>
        <w:t>2. Consistency</w:t>
      </w:r>
      <w:r w:rsidRPr="001E168F">
        <w:br/>
        <w:t>Ensures that the database moves from one valid state to another after a transaction.</w:t>
      </w:r>
    </w:p>
    <w:p w14:paraId="0868BD56" w14:textId="77777777" w:rsidR="001E168F" w:rsidRPr="001E168F" w:rsidRDefault="001E168F" w:rsidP="001E168F">
      <w:r w:rsidRPr="001E168F">
        <w:rPr>
          <w:b/>
          <w:bCs/>
        </w:rPr>
        <w:t>3. Isolation</w:t>
      </w:r>
      <w:r w:rsidRPr="001E168F">
        <w:br/>
        <w:t>Ensures that concurrent transactions do not interfere with each other.</w:t>
      </w:r>
    </w:p>
    <w:p w14:paraId="3534511A" w14:textId="77777777" w:rsidR="001E168F" w:rsidRPr="001E168F" w:rsidRDefault="001E168F" w:rsidP="001E168F">
      <w:r w:rsidRPr="001E168F">
        <w:rPr>
          <w:b/>
          <w:bCs/>
        </w:rPr>
        <w:t>4. Durability</w:t>
      </w:r>
      <w:r w:rsidRPr="001E168F">
        <w:br/>
        <w:t>Ensures that once a transaction is committed, the changes are permanently stored in the database.</w:t>
      </w:r>
    </w:p>
    <w:p w14:paraId="49714200" w14:textId="7305849D" w:rsidR="001B20F3" w:rsidRPr="0050389D" w:rsidRDefault="001B20F3" w:rsidP="00FD364D">
      <w:pPr>
        <w:rPr>
          <w:b/>
          <w:bCs/>
          <w:sz w:val="28"/>
          <w:szCs w:val="28"/>
        </w:rPr>
      </w:pPr>
      <w:r w:rsidRPr="0050389D">
        <w:rPr>
          <w:b/>
          <w:bCs/>
          <w:sz w:val="28"/>
          <w:szCs w:val="28"/>
        </w:rPr>
        <w:t>Transaction Commands Used</w:t>
      </w:r>
    </w:p>
    <w:p w14:paraId="52912C71" w14:textId="2937CEB1" w:rsidR="001B20F3" w:rsidRDefault="0050389D" w:rsidP="00FD364D">
      <w:r w:rsidRPr="0050389D">
        <w:t>START TRANSACTION;</w:t>
      </w:r>
    </w:p>
    <w:p w14:paraId="12811503" w14:textId="0B7C111F" w:rsidR="0050389D" w:rsidRDefault="0050389D" w:rsidP="00FD364D">
      <w:r w:rsidRPr="0050389D">
        <w:t>SAVEPOINT sp1;</w:t>
      </w:r>
    </w:p>
    <w:p w14:paraId="4DBC0982" w14:textId="5D3B3FCC" w:rsidR="0050389D" w:rsidRDefault="0050389D" w:rsidP="00FD364D">
      <w:r w:rsidRPr="0050389D">
        <w:t>ROLLBACK TO sp1;</w:t>
      </w:r>
    </w:p>
    <w:p w14:paraId="5DF1D12C" w14:textId="285BF42F" w:rsidR="0050389D" w:rsidRDefault="0050389D" w:rsidP="00FD364D">
      <w:r w:rsidRPr="0050389D">
        <w:t>COMMIT;</w:t>
      </w:r>
    </w:p>
    <w:p w14:paraId="50B705C4" w14:textId="479CA434" w:rsidR="0050389D" w:rsidRDefault="00A91F77" w:rsidP="00FD364D">
      <w:r w:rsidRPr="00A91F77">
        <w:rPr>
          <w:noProof/>
        </w:rPr>
        <w:drawing>
          <wp:inline distT="0" distB="0" distL="0" distR="0" wp14:anchorId="5F544D1C" wp14:editId="6EBEFBAB">
            <wp:extent cx="5731510" cy="1066165"/>
            <wp:effectExtent l="0" t="0" r="2540" b="635"/>
            <wp:docPr id="1713295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295511" name=""/>
                    <pic:cNvPicPr/>
                  </pic:nvPicPr>
                  <pic:blipFill>
                    <a:blip r:embed="rId44"/>
                    <a:stretch>
                      <a:fillRect/>
                    </a:stretch>
                  </pic:blipFill>
                  <pic:spPr>
                    <a:xfrm>
                      <a:off x="0" y="0"/>
                      <a:ext cx="5731510" cy="1066165"/>
                    </a:xfrm>
                    <a:prstGeom prst="rect">
                      <a:avLst/>
                    </a:prstGeom>
                  </pic:spPr>
                </pic:pic>
              </a:graphicData>
            </a:graphic>
          </wp:inline>
        </w:drawing>
      </w:r>
    </w:p>
    <w:p w14:paraId="37DD335E" w14:textId="1B4006EB" w:rsidR="00FD364D" w:rsidRDefault="00A91F77" w:rsidP="00FD364D">
      <w:r w:rsidRPr="00A91F77">
        <w:rPr>
          <w:noProof/>
        </w:rPr>
        <w:drawing>
          <wp:inline distT="0" distB="0" distL="0" distR="0" wp14:anchorId="02562B5C" wp14:editId="56E9DC4C">
            <wp:extent cx="5731510" cy="957580"/>
            <wp:effectExtent l="0" t="0" r="2540" b="0"/>
            <wp:docPr id="903912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912614" name=""/>
                    <pic:cNvPicPr/>
                  </pic:nvPicPr>
                  <pic:blipFill>
                    <a:blip r:embed="rId45"/>
                    <a:stretch>
                      <a:fillRect/>
                    </a:stretch>
                  </pic:blipFill>
                  <pic:spPr>
                    <a:xfrm>
                      <a:off x="0" y="0"/>
                      <a:ext cx="5731510" cy="957580"/>
                    </a:xfrm>
                    <a:prstGeom prst="rect">
                      <a:avLst/>
                    </a:prstGeom>
                  </pic:spPr>
                </pic:pic>
              </a:graphicData>
            </a:graphic>
          </wp:inline>
        </w:drawing>
      </w:r>
    </w:p>
    <w:p w14:paraId="34671CF8" w14:textId="77777777" w:rsidR="00CD4196" w:rsidRPr="00CD4196" w:rsidRDefault="00CD4196" w:rsidP="00CD4196">
      <w:pPr>
        <w:rPr>
          <w:b/>
          <w:bCs/>
          <w:sz w:val="32"/>
          <w:szCs w:val="32"/>
        </w:rPr>
      </w:pPr>
      <w:r w:rsidRPr="00CD4196">
        <w:rPr>
          <w:b/>
          <w:bCs/>
          <w:sz w:val="32"/>
          <w:szCs w:val="32"/>
        </w:rPr>
        <w:lastRenderedPageBreak/>
        <w:t>Concurrency Control</w:t>
      </w:r>
    </w:p>
    <w:p w14:paraId="72CF2F08" w14:textId="77777777" w:rsidR="00CD4196" w:rsidRPr="00CD4196" w:rsidRDefault="00CD4196" w:rsidP="00CD4196">
      <w:r w:rsidRPr="00CD4196">
        <w:t>Concurrency control ensures that multiple users accessing the database simultaneously do not cause inconsistency.</w:t>
      </w:r>
    </w:p>
    <w:p w14:paraId="114C370D" w14:textId="77777777" w:rsidR="00CD4196" w:rsidRPr="00CD4196" w:rsidRDefault="00CD4196" w:rsidP="00CD4196">
      <w:r w:rsidRPr="00CD4196">
        <w:t>MySQL handles concurrency using:</w:t>
      </w:r>
    </w:p>
    <w:p w14:paraId="33E8ABFD" w14:textId="77777777" w:rsidR="00CD4196" w:rsidRPr="00CD4196" w:rsidRDefault="00CD4196" w:rsidP="00CD4196">
      <w:pPr>
        <w:numPr>
          <w:ilvl w:val="0"/>
          <w:numId w:val="20"/>
        </w:numPr>
      </w:pPr>
      <w:r w:rsidRPr="00CD4196">
        <w:t>Row-level locking</w:t>
      </w:r>
    </w:p>
    <w:p w14:paraId="001AE095" w14:textId="77777777" w:rsidR="00CD4196" w:rsidRPr="00CD4196" w:rsidRDefault="00CD4196" w:rsidP="00CD4196">
      <w:pPr>
        <w:numPr>
          <w:ilvl w:val="0"/>
          <w:numId w:val="20"/>
        </w:numPr>
      </w:pPr>
      <w:r w:rsidRPr="00CD4196">
        <w:t>Isolation levels</w:t>
      </w:r>
    </w:p>
    <w:p w14:paraId="2226552D" w14:textId="77777777" w:rsidR="00CD4196" w:rsidRPr="00CD4196" w:rsidRDefault="00CD4196" w:rsidP="00CD4196">
      <w:pPr>
        <w:numPr>
          <w:ilvl w:val="0"/>
          <w:numId w:val="20"/>
        </w:numPr>
      </w:pPr>
      <w:r w:rsidRPr="00CD4196">
        <w:t>Transaction control mechanisms</w:t>
      </w:r>
    </w:p>
    <w:p w14:paraId="339E56CC" w14:textId="77777777" w:rsidR="00CD4196" w:rsidRPr="00CD4196" w:rsidRDefault="00CD4196" w:rsidP="00CD4196">
      <w:r w:rsidRPr="00CD4196">
        <w:t>In this project, foreign key constraints and transaction commands help maintain data integrity during concurrent operations.</w:t>
      </w:r>
    </w:p>
    <w:p w14:paraId="5C74A1DB" w14:textId="77777777" w:rsidR="00CD4196" w:rsidRPr="00CD4196" w:rsidRDefault="00000000" w:rsidP="00CD4196">
      <w:r>
        <w:pict w14:anchorId="353B0622">
          <v:rect id="_x0000_i1029" style="width:0;height:1.5pt" o:hralign="center" o:hrstd="t" o:hr="t" fillcolor="#a0a0a0" stroked="f"/>
        </w:pict>
      </w:r>
    </w:p>
    <w:p w14:paraId="01722EEC" w14:textId="77777777" w:rsidR="00CD4196" w:rsidRPr="00CD4196" w:rsidRDefault="00CD4196" w:rsidP="00CD4196">
      <w:pPr>
        <w:rPr>
          <w:b/>
          <w:bCs/>
        </w:rPr>
      </w:pPr>
      <w:r w:rsidRPr="00CD4196">
        <w:rPr>
          <w:b/>
          <w:bCs/>
        </w:rPr>
        <w:t>Conclusion</w:t>
      </w:r>
    </w:p>
    <w:p w14:paraId="147EB77A" w14:textId="77777777" w:rsidR="00CD4196" w:rsidRPr="00CD4196" w:rsidRDefault="00CD4196" w:rsidP="00CD4196">
      <w:r w:rsidRPr="00CD4196">
        <w:t>Transaction management and concurrency control mechanisms ensure reliability, consistency, and fault tolerance in the Automated Resume Shortlisting System.</w:t>
      </w:r>
    </w:p>
    <w:p w14:paraId="285FC0E6" w14:textId="77777777" w:rsidR="00FD364D" w:rsidRDefault="00FD364D" w:rsidP="00FD364D"/>
    <w:p w14:paraId="6092D502" w14:textId="77777777" w:rsidR="00CD4196" w:rsidRDefault="00CD4196" w:rsidP="00FD364D"/>
    <w:p w14:paraId="07D57A53" w14:textId="77777777" w:rsidR="00CD4196" w:rsidRDefault="00CD4196" w:rsidP="00FD364D"/>
    <w:p w14:paraId="78CDD4A3" w14:textId="77777777" w:rsidR="00CD4196" w:rsidRDefault="00CD4196" w:rsidP="00FD364D"/>
    <w:p w14:paraId="7EEC3FAB" w14:textId="77777777" w:rsidR="00CD4196" w:rsidRDefault="00CD4196" w:rsidP="00FD364D"/>
    <w:p w14:paraId="47BF2EDE" w14:textId="77777777" w:rsidR="00CD4196" w:rsidRDefault="00CD4196" w:rsidP="00FD364D"/>
    <w:p w14:paraId="1DC4C3D6" w14:textId="77777777" w:rsidR="00CD4196" w:rsidRDefault="00CD4196" w:rsidP="00FD364D"/>
    <w:p w14:paraId="43499CA4" w14:textId="77777777" w:rsidR="00CD4196" w:rsidRDefault="00CD4196" w:rsidP="00FD364D"/>
    <w:p w14:paraId="1687934C" w14:textId="77777777" w:rsidR="00CD4196" w:rsidRDefault="00CD4196" w:rsidP="00FD364D"/>
    <w:p w14:paraId="7BCF1CAD" w14:textId="77777777" w:rsidR="00CD4196" w:rsidRDefault="00CD4196" w:rsidP="00FD364D"/>
    <w:p w14:paraId="41BDCD0E" w14:textId="77777777" w:rsidR="00CD4196" w:rsidRDefault="00CD4196" w:rsidP="00FD364D"/>
    <w:p w14:paraId="58175E36" w14:textId="77777777" w:rsidR="00CD4196" w:rsidRDefault="00CD4196" w:rsidP="00FD364D"/>
    <w:p w14:paraId="1944A06E" w14:textId="77777777" w:rsidR="00CD4196" w:rsidRDefault="00CD4196" w:rsidP="00FD364D"/>
    <w:p w14:paraId="2C9ED73F" w14:textId="77777777" w:rsidR="00CD4196" w:rsidRDefault="00CD4196" w:rsidP="00FD364D"/>
    <w:p w14:paraId="53F744C0" w14:textId="77777777" w:rsidR="00F52190" w:rsidRPr="00F52190" w:rsidRDefault="00F52190" w:rsidP="00F52190">
      <w:pPr>
        <w:rPr>
          <w:b/>
          <w:bCs/>
          <w:sz w:val="32"/>
          <w:szCs w:val="32"/>
        </w:rPr>
      </w:pPr>
      <w:r w:rsidRPr="00F52190">
        <w:rPr>
          <w:b/>
          <w:bCs/>
          <w:sz w:val="32"/>
          <w:szCs w:val="32"/>
        </w:rPr>
        <w:lastRenderedPageBreak/>
        <w:t>Tools &amp; Technologies Used</w:t>
      </w:r>
    </w:p>
    <w:p w14:paraId="50156C8A" w14:textId="77777777" w:rsidR="00F52190" w:rsidRDefault="00F52190" w:rsidP="00F52190">
      <w:r w:rsidRPr="00F52190">
        <w:t>The Automated Resume Shortlisting System was implemented using the following tools and technologies:</w:t>
      </w:r>
    </w:p>
    <w:p w14:paraId="30151F75" w14:textId="6C6C35CA" w:rsidR="00D566DB" w:rsidRPr="00D566DB" w:rsidRDefault="00D566DB" w:rsidP="00D566DB">
      <w:pPr>
        <w:rPr>
          <w:b/>
          <w:bCs/>
        </w:rPr>
      </w:pPr>
      <w:r>
        <w:rPr>
          <w:b/>
          <w:bCs/>
        </w:rPr>
        <w:t>1.</w:t>
      </w:r>
      <w:r w:rsidRPr="00D566DB">
        <w:rPr>
          <w:b/>
          <w:bCs/>
        </w:rPr>
        <w:t>Database Management System</w:t>
      </w:r>
    </w:p>
    <w:p w14:paraId="3564899F" w14:textId="77777777" w:rsidR="00D566DB" w:rsidRPr="00D566DB" w:rsidRDefault="00D566DB" w:rsidP="00D566DB">
      <w:r w:rsidRPr="00D566DB">
        <w:rPr>
          <w:b/>
          <w:bCs/>
        </w:rPr>
        <w:t>MySQL 8.0</w:t>
      </w:r>
    </w:p>
    <w:p w14:paraId="6D00627D" w14:textId="77777777" w:rsidR="00D566DB" w:rsidRDefault="00D566DB" w:rsidP="00D566DB">
      <w:r w:rsidRPr="00D566DB">
        <w:t>MySQL was used as the relational database management system for storing and managing structured recruitment data. It supports SQL queries, constraints, transactions, and procedural extensions.</w:t>
      </w:r>
    </w:p>
    <w:p w14:paraId="303799CC" w14:textId="77777777" w:rsidR="00C95549" w:rsidRDefault="00C95549" w:rsidP="00D566DB"/>
    <w:p w14:paraId="70C9C806" w14:textId="53DA98CE" w:rsidR="00D566DB" w:rsidRPr="00D566DB" w:rsidRDefault="00D566DB" w:rsidP="00D566DB">
      <w:pPr>
        <w:rPr>
          <w:b/>
          <w:bCs/>
        </w:rPr>
      </w:pPr>
      <w:r>
        <w:rPr>
          <w:b/>
          <w:bCs/>
        </w:rPr>
        <w:t>2.</w:t>
      </w:r>
      <w:r w:rsidRPr="00D566DB">
        <w:rPr>
          <w:b/>
          <w:bCs/>
        </w:rPr>
        <w:t>Query and Development Tool</w:t>
      </w:r>
    </w:p>
    <w:p w14:paraId="080B914F" w14:textId="77777777" w:rsidR="00D566DB" w:rsidRPr="00D566DB" w:rsidRDefault="00D566DB" w:rsidP="00D566DB">
      <w:r w:rsidRPr="00D566DB">
        <w:rPr>
          <w:b/>
          <w:bCs/>
        </w:rPr>
        <w:t>MySQL Workbench</w:t>
      </w:r>
    </w:p>
    <w:p w14:paraId="3ED23261" w14:textId="77777777" w:rsidR="00D566DB" w:rsidRPr="00D566DB" w:rsidRDefault="00D566DB" w:rsidP="00D566DB">
      <w:r w:rsidRPr="00D566DB">
        <w:t>MySQL Workbench was used for:</w:t>
      </w:r>
    </w:p>
    <w:p w14:paraId="20E3934C" w14:textId="77777777" w:rsidR="00D566DB" w:rsidRPr="00D566DB" w:rsidRDefault="00D566DB" w:rsidP="00D566DB">
      <w:pPr>
        <w:numPr>
          <w:ilvl w:val="0"/>
          <w:numId w:val="21"/>
        </w:numPr>
      </w:pPr>
      <w:r w:rsidRPr="00D566DB">
        <w:t>Writing and executing SQL queries</w:t>
      </w:r>
    </w:p>
    <w:p w14:paraId="55969F34" w14:textId="77777777" w:rsidR="00D566DB" w:rsidRPr="00D566DB" w:rsidRDefault="00D566DB" w:rsidP="00D566DB">
      <w:pPr>
        <w:numPr>
          <w:ilvl w:val="0"/>
          <w:numId w:val="21"/>
        </w:numPr>
      </w:pPr>
      <w:r w:rsidRPr="00D566DB">
        <w:t>Creating and managing tables</w:t>
      </w:r>
    </w:p>
    <w:p w14:paraId="0E666A81" w14:textId="77777777" w:rsidR="00D566DB" w:rsidRPr="00D566DB" w:rsidRDefault="00D566DB" w:rsidP="00D566DB">
      <w:pPr>
        <w:numPr>
          <w:ilvl w:val="0"/>
          <w:numId w:val="21"/>
        </w:numPr>
      </w:pPr>
      <w:r w:rsidRPr="00D566DB">
        <w:t>Implementing stored procedures, functions, triggers, and cursors</w:t>
      </w:r>
    </w:p>
    <w:p w14:paraId="0A109DD3" w14:textId="77777777" w:rsidR="00D566DB" w:rsidRDefault="00D566DB" w:rsidP="00D566DB">
      <w:pPr>
        <w:numPr>
          <w:ilvl w:val="0"/>
          <w:numId w:val="21"/>
        </w:numPr>
      </w:pPr>
      <w:r w:rsidRPr="00D566DB">
        <w:t>Visualizing database schema</w:t>
      </w:r>
    </w:p>
    <w:p w14:paraId="7B2D33AB" w14:textId="77777777" w:rsidR="00C95549" w:rsidRDefault="00C95549" w:rsidP="00DF7FB6">
      <w:pPr>
        <w:rPr>
          <w:b/>
          <w:bCs/>
        </w:rPr>
      </w:pPr>
    </w:p>
    <w:p w14:paraId="256BA642" w14:textId="601405BE" w:rsidR="00DF7FB6" w:rsidRPr="00DF7FB6" w:rsidRDefault="00DF7FB6" w:rsidP="00DF7FB6">
      <w:pPr>
        <w:rPr>
          <w:b/>
          <w:bCs/>
        </w:rPr>
      </w:pPr>
      <w:r>
        <w:rPr>
          <w:b/>
          <w:bCs/>
        </w:rPr>
        <w:t>3.</w:t>
      </w:r>
      <w:r w:rsidRPr="00DF7FB6">
        <w:rPr>
          <w:b/>
          <w:bCs/>
        </w:rPr>
        <w:t>Query Language</w:t>
      </w:r>
    </w:p>
    <w:p w14:paraId="2DD5FD5B" w14:textId="77777777" w:rsidR="00DF7FB6" w:rsidRPr="00DF7FB6" w:rsidRDefault="00DF7FB6" w:rsidP="00DF7FB6">
      <w:r w:rsidRPr="00DF7FB6">
        <w:rPr>
          <w:b/>
          <w:bCs/>
        </w:rPr>
        <w:t>Structured Query Language (SQL)</w:t>
      </w:r>
    </w:p>
    <w:p w14:paraId="05655B90" w14:textId="77777777" w:rsidR="00DF7FB6" w:rsidRPr="00DF7FB6" w:rsidRDefault="00DF7FB6" w:rsidP="00DF7FB6">
      <w:r w:rsidRPr="00DF7FB6">
        <w:t>SQL was used for:</w:t>
      </w:r>
    </w:p>
    <w:p w14:paraId="1C764C13" w14:textId="77777777" w:rsidR="00DF7FB6" w:rsidRPr="00DF7FB6" w:rsidRDefault="00DF7FB6" w:rsidP="00DF7FB6">
      <w:pPr>
        <w:numPr>
          <w:ilvl w:val="0"/>
          <w:numId w:val="22"/>
        </w:numPr>
      </w:pPr>
      <w:r w:rsidRPr="00DF7FB6">
        <w:t>Data Definition Language (DDL) commands</w:t>
      </w:r>
    </w:p>
    <w:p w14:paraId="0151478D" w14:textId="77777777" w:rsidR="00DF7FB6" w:rsidRPr="00DF7FB6" w:rsidRDefault="00DF7FB6" w:rsidP="00DF7FB6">
      <w:pPr>
        <w:numPr>
          <w:ilvl w:val="0"/>
          <w:numId w:val="22"/>
        </w:numPr>
      </w:pPr>
      <w:r w:rsidRPr="00DF7FB6">
        <w:t>Data Manipulation Language (DML) commands</w:t>
      </w:r>
    </w:p>
    <w:p w14:paraId="2632AD1D" w14:textId="77777777" w:rsidR="00DF7FB6" w:rsidRDefault="00DF7FB6" w:rsidP="00DF7FB6">
      <w:pPr>
        <w:numPr>
          <w:ilvl w:val="0"/>
          <w:numId w:val="22"/>
        </w:numPr>
      </w:pPr>
      <w:r w:rsidRPr="00DF7FB6">
        <w:t>SELECT queries with joins, subqueries, and aggregate functions</w:t>
      </w:r>
    </w:p>
    <w:p w14:paraId="0E876570" w14:textId="77777777" w:rsidR="00DF7FB6" w:rsidRPr="00DF7FB6" w:rsidRDefault="00DF7FB6" w:rsidP="00DF7FB6"/>
    <w:p w14:paraId="16FB7C7D" w14:textId="77777777" w:rsidR="00D566DB" w:rsidRPr="00D566DB" w:rsidRDefault="00D566DB" w:rsidP="00D566DB"/>
    <w:p w14:paraId="712EB40F" w14:textId="77777777" w:rsidR="00D566DB" w:rsidRDefault="00D566DB" w:rsidP="00D566DB"/>
    <w:p w14:paraId="56AC2566" w14:textId="77777777" w:rsidR="00C95549" w:rsidRDefault="00C95549" w:rsidP="00D566DB"/>
    <w:p w14:paraId="462BF1E9" w14:textId="77777777" w:rsidR="00C95549" w:rsidRDefault="00C95549" w:rsidP="00D566DB"/>
    <w:p w14:paraId="27FBB0CA" w14:textId="761A54F2" w:rsidR="00C95549" w:rsidRPr="00C95549" w:rsidRDefault="00C95549" w:rsidP="00C95549">
      <w:pPr>
        <w:rPr>
          <w:b/>
          <w:bCs/>
        </w:rPr>
      </w:pPr>
      <w:r>
        <w:rPr>
          <w:b/>
          <w:bCs/>
        </w:rPr>
        <w:lastRenderedPageBreak/>
        <w:t>4.</w:t>
      </w:r>
      <w:r w:rsidRPr="00C95549">
        <w:rPr>
          <w:b/>
          <w:bCs/>
        </w:rPr>
        <w:t>Procedural Extension</w:t>
      </w:r>
    </w:p>
    <w:p w14:paraId="7DB9F72B" w14:textId="77777777" w:rsidR="00C95549" w:rsidRPr="00C95549" w:rsidRDefault="00C95549" w:rsidP="00C95549">
      <w:r w:rsidRPr="00C95549">
        <w:rPr>
          <w:b/>
          <w:bCs/>
        </w:rPr>
        <w:t>MySQL Stored Procedures (PL/SQL equivalent)</w:t>
      </w:r>
    </w:p>
    <w:p w14:paraId="624C18E4" w14:textId="77777777" w:rsidR="00C95549" w:rsidRPr="00C95549" w:rsidRDefault="00C95549" w:rsidP="00C95549">
      <w:r w:rsidRPr="00C95549">
        <w:t>Procedural logic was implemented using:</w:t>
      </w:r>
    </w:p>
    <w:p w14:paraId="1C63CECD" w14:textId="77777777" w:rsidR="00C95549" w:rsidRPr="00C95549" w:rsidRDefault="00C95549" w:rsidP="00C95549">
      <w:pPr>
        <w:numPr>
          <w:ilvl w:val="0"/>
          <w:numId w:val="23"/>
        </w:numPr>
      </w:pPr>
      <w:r w:rsidRPr="00C95549">
        <w:t>Stored Procedures</w:t>
      </w:r>
    </w:p>
    <w:p w14:paraId="3C015E7F" w14:textId="77777777" w:rsidR="00C95549" w:rsidRPr="00C95549" w:rsidRDefault="00C95549" w:rsidP="00C95549">
      <w:pPr>
        <w:numPr>
          <w:ilvl w:val="0"/>
          <w:numId w:val="23"/>
        </w:numPr>
      </w:pPr>
      <w:r w:rsidRPr="00C95549">
        <w:t>Functions</w:t>
      </w:r>
    </w:p>
    <w:p w14:paraId="1B9307AE" w14:textId="77777777" w:rsidR="00C95549" w:rsidRPr="00C95549" w:rsidRDefault="00C95549" w:rsidP="00C95549">
      <w:pPr>
        <w:numPr>
          <w:ilvl w:val="0"/>
          <w:numId w:val="23"/>
        </w:numPr>
      </w:pPr>
      <w:r w:rsidRPr="00C95549">
        <w:t>Triggers</w:t>
      </w:r>
    </w:p>
    <w:p w14:paraId="729A5402" w14:textId="77777777" w:rsidR="00C95549" w:rsidRPr="00C95549" w:rsidRDefault="00C95549" w:rsidP="00C95549">
      <w:pPr>
        <w:numPr>
          <w:ilvl w:val="0"/>
          <w:numId w:val="23"/>
        </w:numPr>
      </w:pPr>
      <w:r w:rsidRPr="00C95549">
        <w:t>Cursors</w:t>
      </w:r>
    </w:p>
    <w:p w14:paraId="2595BA9A" w14:textId="77777777" w:rsidR="00C95549" w:rsidRPr="00C95549" w:rsidRDefault="00C95549" w:rsidP="00C95549">
      <w:pPr>
        <w:numPr>
          <w:ilvl w:val="0"/>
          <w:numId w:val="23"/>
        </w:numPr>
      </w:pPr>
      <w:r w:rsidRPr="00C95549">
        <w:t>Exception handling mechanisms</w:t>
      </w:r>
    </w:p>
    <w:p w14:paraId="7C2472BE" w14:textId="77777777" w:rsidR="00C95549" w:rsidRDefault="00C95549" w:rsidP="00C95549">
      <w:r w:rsidRPr="00C95549">
        <w:t>These components enhanced automation and backend logic implementation.</w:t>
      </w:r>
    </w:p>
    <w:p w14:paraId="39889BAB" w14:textId="77777777" w:rsidR="00CA7CE4" w:rsidRPr="00C95549" w:rsidRDefault="00CA7CE4" w:rsidP="00C95549"/>
    <w:p w14:paraId="521BF052" w14:textId="61941E5A" w:rsidR="00CA7CE4" w:rsidRPr="00CA7CE4" w:rsidRDefault="00CA7CE4" w:rsidP="00CA7CE4">
      <w:pPr>
        <w:rPr>
          <w:b/>
          <w:bCs/>
        </w:rPr>
      </w:pPr>
      <w:r>
        <w:rPr>
          <w:b/>
          <w:bCs/>
        </w:rPr>
        <w:t>5.</w:t>
      </w:r>
      <w:r w:rsidRPr="00CA7CE4">
        <w:rPr>
          <w:b/>
          <w:bCs/>
        </w:rPr>
        <w:t>Diagram Tool</w:t>
      </w:r>
    </w:p>
    <w:p w14:paraId="14DF65EA" w14:textId="77777777" w:rsidR="00CA7CE4" w:rsidRPr="00CA7CE4" w:rsidRDefault="00CA7CE4" w:rsidP="00CA7CE4">
      <w:r w:rsidRPr="00CA7CE4">
        <w:rPr>
          <w:b/>
          <w:bCs/>
        </w:rPr>
        <w:t>draw.io / Online ER Diagram Tool</w:t>
      </w:r>
    </w:p>
    <w:p w14:paraId="5955799A" w14:textId="77777777" w:rsidR="00CA7CE4" w:rsidRDefault="00CA7CE4" w:rsidP="00CA7CE4">
      <w:r w:rsidRPr="00CA7CE4">
        <w:t>An ER diagram tool was used to design and visualize the Entity–Relationship model before converting it into relational schema.</w:t>
      </w:r>
    </w:p>
    <w:p w14:paraId="5B7EA3C5" w14:textId="77777777" w:rsidR="00CA7CE4" w:rsidRDefault="00CA7CE4" w:rsidP="00CA7CE4"/>
    <w:p w14:paraId="14D407E3" w14:textId="14F49923" w:rsidR="00CA7CE4" w:rsidRPr="00CA7CE4" w:rsidRDefault="00CA7CE4" w:rsidP="00CA7CE4">
      <w:pPr>
        <w:rPr>
          <w:b/>
          <w:bCs/>
        </w:rPr>
      </w:pPr>
      <w:r>
        <w:rPr>
          <w:b/>
          <w:bCs/>
        </w:rPr>
        <w:t>6.</w:t>
      </w:r>
      <w:r w:rsidRPr="00CA7CE4">
        <w:rPr>
          <w:b/>
          <w:bCs/>
        </w:rPr>
        <w:t>Operating System</w:t>
      </w:r>
    </w:p>
    <w:p w14:paraId="253F468A" w14:textId="77777777" w:rsidR="00CA7CE4" w:rsidRPr="00CA7CE4" w:rsidRDefault="00CA7CE4" w:rsidP="00CA7CE4">
      <w:r w:rsidRPr="00CA7CE4">
        <w:rPr>
          <w:b/>
          <w:bCs/>
        </w:rPr>
        <w:t>Windows Operating System</w:t>
      </w:r>
    </w:p>
    <w:p w14:paraId="0781E305" w14:textId="77777777" w:rsidR="00CA7CE4" w:rsidRDefault="00CA7CE4" w:rsidP="00CA7CE4">
      <w:r w:rsidRPr="00CA7CE4">
        <w:t>The implementation was performed on a Windows-based environment.</w:t>
      </w:r>
    </w:p>
    <w:p w14:paraId="4DE1ADCE" w14:textId="77777777" w:rsidR="00CA7CE4" w:rsidRDefault="00CA7CE4" w:rsidP="00CA7CE4"/>
    <w:p w14:paraId="14A0839F" w14:textId="77777777" w:rsidR="00CA7CE4" w:rsidRPr="00CA7CE4" w:rsidRDefault="00CA7CE4" w:rsidP="00CA7CE4">
      <w:pPr>
        <w:rPr>
          <w:b/>
          <w:bCs/>
        </w:rPr>
      </w:pPr>
      <w:r w:rsidRPr="00CA7CE4">
        <w:rPr>
          <w:b/>
          <w:bCs/>
        </w:rPr>
        <w:t>Conclusion</w:t>
      </w:r>
    </w:p>
    <w:p w14:paraId="6CE62A13" w14:textId="77777777" w:rsidR="00CA7CE4" w:rsidRPr="00CA7CE4" w:rsidRDefault="00CA7CE4" w:rsidP="00CA7CE4">
      <w:r w:rsidRPr="00CA7CE4">
        <w:t>The combination of MySQL and SQL provided a robust backend environment for implementing the Automated Resume Shortlisting System with proper database design, automation, and integrity constraints.</w:t>
      </w:r>
    </w:p>
    <w:p w14:paraId="4C81D42F" w14:textId="77777777" w:rsidR="00CA7CE4" w:rsidRDefault="00CA7CE4" w:rsidP="00CA7CE4"/>
    <w:p w14:paraId="555802FC" w14:textId="77777777" w:rsidR="00CA7CE4" w:rsidRDefault="00CA7CE4" w:rsidP="00CA7CE4"/>
    <w:p w14:paraId="7C629FF9" w14:textId="77777777" w:rsidR="00CA7CE4" w:rsidRDefault="00CA7CE4" w:rsidP="00CA7CE4"/>
    <w:p w14:paraId="0F443EF4" w14:textId="77777777" w:rsidR="00CA7CE4" w:rsidRDefault="00CA7CE4" w:rsidP="00CA7CE4"/>
    <w:p w14:paraId="4282F7BF" w14:textId="77777777" w:rsidR="0041369E" w:rsidRPr="0041369E" w:rsidRDefault="0041369E" w:rsidP="0041369E">
      <w:pPr>
        <w:rPr>
          <w:b/>
          <w:bCs/>
          <w:sz w:val="32"/>
          <w:szCs w:val="32"/>
        </w:rPr>
      </w:pPr>
      <w:r w:rsidRPr="0041369E">
        <w:rPr>
          <w:b/>
          <w:bCs/>
          <w:sz w:val="32"/>
          <w:szCs w:val="32"/>
        </w:rPr>
        <w:lastRenderedPageBreak/>
        <w:t>Expected Outcomes</w:t>
      </w:r>
    </w:p>
    <w:p w14:paraId="35673503" w14:textId="77777777" w:rsidR="0041369E" w:rsidRPr="0041369E" w:rsidRDefault="0041369E" w:rsidP="0041369E">
      <w:r w:rsidRPr="0041369E">
        <w:t>The Automated Resume Shortlisting System is expected to achieve the following outcomes:</w:t>
      </w:r>
    </w:p>
    <w:p w14:paraId="53699559" w14:textId="77777777" w:rsidR="0041369E" w:rsidRPr="0041369E" w:rsidRDefault="0041369E" w:rsidP="0041369E">
      <w:pPr>
        <w:numPr>
          <w:ilvl w:val="0"/>
          <w:numId w:val="24"/>
        </w:numPr>
      </w:pPr>
      <w:r w:rsidRPr="0041369E">
        <w:rPr>
          <w:b/>
          <w:bCs/>
        </w:rPr>
        <w:t>Structured Data Management</w:t>
      </w:r>
      <w:r w:rsidRPr="0041369E">
        <w:br/>
        <w:t>Successful creation of a normalized relational database to store candidate, job, and application information efficiently.</w:t>
      </w:r>
    </w:p>
    <w:p w14:paraId="14934855" w14:textId="77777777" w:rsidR="0041369E" w:rsidRPr="0041369E" w:rsidRDefault="0041369E" w:rsidP="0041369E">
      <w:pPr>
        <w:numPr>
          <w:ilvl w:val="0"/>
          <w:numId w:val="24"/>
        </w:numPr>
      </w:pPr>
      <w:r w:rsidRPr="0041369E">
        <w:rPr>
          <w:b/>
          <w:bCs/>
        </w:rPr>
        <w:t>Reduction of Redundancy</w:t>
      </w:r>
      <w:r w:rsidRPr="0041369E">
        <w:br/>
        <w:t>Elimination of duplicate and inconsistent data through normalization up to Third Normal Form (3NF).</w:t>
      </w:r>
    </w:p>
    <w:p w14:paraId="714AA5EA" w14:textId="77777777" w:rsidR="0041369E" w:rsidRPr="0041369E" w:rsidRDefault="0041369E" w:rsidP="0041369E">
      <w:pPr>
        <w:numPr>
          <w:ilvl w:val="0"/>
          <w:numId w:val="24"/>
        </w:numPr>
      </w:pPr>
      <w:r w:rsidRPr="0041369E">
        <w:rPr>
          <w:b/>
          <w:bCs/>
        </w:rPr>
        <w:t>Efficient Data Retrieval</w:t>
      </w:r>
      <w:r w:rsidRPr="0041369E">
        <w:br/>
        <w:t>Implementation of optimized SQL queries including joins, subqueries, aggregate functions, GROUP BY, HAVING, and views for meaningful data extraction.</w:t>
      </w:r>
    </w:p>
    <w:p w14:paraId="57CBF552" w14:textId="77777777" w:rsidR="0041369E" w:rsidRPr="0041369E" w:rsidRDefault="0041369E" w:rsidP="0041369E">
      <w:pPr>
        <w:numPr>
          <w:ilvl w:val="0"/>
          <w:numId w:val="24"/>
        </w:numPr>
      </w:pPr>
      <w:r w:rsidRPr="0041369E">
        <w:rPr>
          <w:b/>
          <w:bCs/>
        </w:rPr>
        <w:t>Automation of Evaluation Process</w:t>
      </w:r>
      <w:r w:rsidRPr="0041369E">
        <w:br/>
        <w:t>Automatic shortlisting of candidates using stored procedures, functions, and triggers to reduce manual intervention.</w:t>
      </w:r>
    </w:p>
    <w:p w14:paraId="468F399C" w14:textId="77777777" w:rsidR="0041369E" w:rsidRPr="0041369E" w:rsidRDefault="0041369E" w:rsidP="0041369E">
      <w:pPr>
        <w:numPr>
          <w:ilvl w:val="0"/>
          <w:numId w:val="24"/>
        </w:numPr>
      </w:pPr>
      <w:r w:rsidRPr="0041369E">
        <w:rPr>
          <w:b/>
          <w:bCs/>
        </w:rPr>
        <w:t>Improved Data Integrity</w:t>
      </w:r>
      <w:r w:rsidRPr="0041369E">
        <w:br/>
        <w:t>Maintenance of referential integrity using primary key and foreign key constraints.</w:t>
      </w:r>
    </w:p>
    <w:p w14:paraId="7FA1E1F2" w14:textId="77777777" w:rsidR="0041369E" w:rsidRPr="0041369E" w:rsidRDefault="0041369E" w:rsidP="0041369E">
      <w:pPr>
        <w:numPr>
          <w:ilvl w:val="0"/>
          <w:numId w:val="24"/>
        </w:numPr>
      </w:pPr>
      <w:r w:rsidRPr="0041369E">
        <w:rPr>
          <w:b/>
          <w:bCs/>
        </w:rPr>
        <w:t>Reliable Transaction Handling</w:t>
      </w:r>
      <w:r w:rsidRPr="0041369E">
        <w:br/>
        <w:t>Use of transaction control mechanisms to ensure safe and consistent database operations.</w:t>
      </w:r>
    </w:p>
    <w:p w14:paraId="0065FDAD" w14:textId="77777777" w:rsidR="0041369E" w:rsidRDefault="0041369E" w:rsidP="0041369E">
      <w:pPr>
        <w:numPr>
          <w:ilvl w:val="0"/>
          <w:numId w:val="24"/>
        </w:numPr>
      </w:pPr>
      <w:r w:rsidRPr="0041369E">
        <w:rPr>
          <w:b/>
          <w:bCs/>
        </w:rPr>
        <w:t>Scalability for Future Integration</w:t>
      </w:r>
      <w:r w:rsidRPr="0041369E">
        <w:br/>
        <w:t>The database design allows future integration with a web-based interface for real-time user interaction.</w:t>
      </w:r>
    </w:p>
    <w:p w14:paraId="07C69273" w14:textId="77777777" w:rsidR="0041369E" w:rsidRDefault="0041369E" w:rsidP="0041369E">
      <w:pPr>
        <w:ind w:left="360"/>
      </w:pPr>
    </w:p>
    <w:p w14:paraId="680133D6" w14:textId="77777777" w:rsidR="00582C96" w:rsidRPr="00582C96" w:rsidRDefault="00582C96" w:rsidP="00582C96">
      <w:pPr>
        <w:ind w:left="360"/>
        <w:rPr>
          <w:b/>
          <w:bCs/>
        </w:rPr>
      </w:pPr>
      <w:r w:rsidRPr="00582C96">
        <w:rPr>
          <w:b/>
          <w:bCs/>
        </w:rPr>
        <w:t>Final Conclusion</w:t>
      </w:r>
    </w:p>
    <w:p w14:paraId="112E8072" w14:textId="77777777" w:rsidR="00582C96" w:rsidRPr="00582C96" w:rsidRDefault="00582C96" w:rsidP="00582C96">
      <w:pPr>
        <w:ind w:left="360"/>
      </w:pPr>
      <w:r w:rsidRPr="00582C96">
        <w:t xml:space="preserve">The project successfully demonstrates the practical implementation of core Database Management System concepts including ER </w:t>
      </w:r>
      <w:proofErr w:type="spellStart"/>
      <w:r w:rsidRPr="00582C96">
        <w:t>modeling</w:t>
      </w:r>
      <w:proofErr w:type="spellEnd"/>
      <w:r w:rsidRPr="00582C96">
        <w:t>, normalization, SQL queries, PL/SQL constructs, and transaction management. The system provides a scalable and efficient backend solution for automating resume shortlisting processes.</w:t>
      </w:r>
    </w:p>
    <w:p w14:paraId="632D61FF" w14:textId="77777777" w:rsidR="00582C96" w:rsidRPr="0041369E" w:rsidRDefault="00582C96" w:rsidP="0041369E">
      <w:pPr>
        <w:ind w:left="360"/>
      </w:pPr>
    </w:p>
    <w:p w14:paraId="7E881490" w14:textId="77777777" w:rsidR="00CA7CE4" w:rsidRPr="00CA7CE4" w:rsidRDefault="00CA7CE4" w:rsidP="00CA7CE4"/>
    <w:p w14:paraId="3546069E" w14:textId="598C3920" w:rsidR="00CA7CE4" w:rsidRPr="00CA7CE4" w:rsidRDefault="00CA7CE4" w:rsidP="00CA7CE4"/>
    <w:p w14:paraId="1CC05514" w14:textId="77777777" w:rsidR="00C95549" w:rsidRPr="00D566DB" w:rsidRDefault="00C95549" w:rsidP="00D566DB"/>
    <w:p w14:paraId="6A2D47D7" w14:textId="77777777" w:rsidR="00F52190" w:rsidRPr="00F52190" w:rsidRDefault="00F52190" w:rsidP="00F52190"/>
    <w:p w14:paraId="7581BB54" w14:textId="77777777" w:rsidR="00CD4196" w:rsidRPr="00FD364D" w:rsidRDefault="00CD4196" w:rsidP="00FD364D"/>
    <w:sectPr w:rsidR="00CD4196" w:rsidRPr="00FD364D">
      <w:headerReference w:type="default" r:id="rId4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91FCF8" w14:textId="77777777" w:rsidR="004E5ECA" w:rsidRDefault="004E5ECA" w:rsidP="00BF50D2">
      <w:pPr>
        <w:spacing w:after="0" w:line="240" w:lineRule="auto"/>
      </w:pPr>
      <w:r>
        <w:separator/>
      </w:r>
    </w:p>
  </w:endnote>
  <w:endnote w:type="continuationSeparator" w:id="0">
    <w:p w14:paraId="22455A5B" w14:textId="77777777" w:rsidR="004E5ECA" w:rsidRDefault="004E5ECA" w:rsidP="00BF50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8E8A59" w14:textId="77777777" w:rsidR="004E5ECA" w:rsidRDefault="004E5ECA" w:rsidP="00BF50D2">
      <w:pPr>
        <w:spacing w:after="0" w:line="240" w:lineRule="auto"/>
      </w:pPr>
      <w:r>
        <w:separator/>
      </w:r>
    </w:p>
  </w:footnote>
  <w:footnote w:type="continuationSeparator" w:id="0">
    <w:p w14:paraId="4DC2454D" w14:textId="77777777" w:rsidR="004E5ECA" w:rsidRDefault="004E5ECA" w:rsidP="00BF50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22B1C" w14:textId="77777777" w:rsidR="00BF50D2" w:rsidRDefault="00BF50D2">
    <w:pPr>
      <w:pStyle w:val="Header"/>
      <w:rPr>
        <w:lang w:val="en-US"/>
      </w:rPr>
    </w:pPr>
  </w:p>
  <w:p w14:paraId="1BE66872" w14:textId="77777777" w:rsidR="00BF50D2" w:rsidRDefault="00BF50D2">
    <w:pPr>
      <w:pStyle w:val="Header"/>
      <w:rPr>
        <w:lang w:val="en-US"/>
      </w:rPr>
    </w:pPr>
  </w:p>
  <w:p w14:paraId="7DFE0E5D" w14:textId="77777777" w:rsidR="00BF50D2" w:rsidRDefault="00BF50D2">
    <w:pPr>
      <w:pStyle w:val="Header"/>
      <w:rPr>
        <w:lang w:val="en-US"/>
      </w:rPr>
    </w:pPr>
  </w:p>
  <w:p w14:paraId="620B0F3E" w14:textId="77777777" w:rsidR="00BF50D2" w:rsidRDefault="00BF50D2">
    <w:pPr>
      <w:pStyle w:val="Header"/>
      <w:rPr>
        <w:lang w:val="en-US"/>
      </w:rPr>
    </w:pPr>
  </w:p>
  <w:p w14:paraId="13142761" w14:textId="77777777" w:rsidR="00BF50D2" w:rsidRDefault="00BF50D2">
    <w:pPr>
      <w:pStyle w:val="Header"/>
      <w:rPr>
        <w:lang w:val="en-US"/>
      </w:rPr>
    </w:pPr>
  </w:p>
  <w:p w14:paraId="7652E977" w14:textId="77777777" w:rsidR="00BF50D2" w:rsidRDefault="00BF50D2">
    <w:pPr>
      <w:pStyle w:val="Header"/>
      <w:rPr>
        <w:lang w:val="en-US"/>
      </w:rPr>
    </w:pPr>
  </w:p>
  <w:p w14:paraId="7B26FC00" w14:textId="77777777" w:rsidR="00BF50D2" w:rsidRDefault="00BF50D2">
    <w:pPr>
      <w:pStyle w:val="Header"/>
      <w:rPr>
        <w:lang w:val="en-US"/>
      </w:rPr>
    </w:pPr>
  </w:p>
  <w:p w14:paraId="579E396E" w14:textId="77777777" w:rsidR="00BF50D2" w:rsidRDefault="00BF50D2">
    <w:pPr>
      <w:pStyle w:val="Header"/>
      <w:rPr>
        <w:lang w:val="en-US"/>
      </w:rPr>
    </w:pPr>
  </w:p>
  <w:p w14:paraId="74CC2918" w14:textId="77777777" w:rsidR="00BF50D2" w:rsidRDefault="00BF50D2">
    <w:pPr>
      <w:pStyle w:val="Header"/>
      <w:rPr>
        <w:lang w:val="en-US"/>
      </w:rPr>
    </w:pPr>
  </w:p>
  <w:p w14:paraId="0C8B7BAA" w14:textId="77777777" w:rsidR="00BF50D2" w:rsidRPr="00BF50D2" w:rsidRDefault="00BF50D2">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9645B"/>
    <w:multiLevelType w:val="multilevel"/>
    <w:tmpl w:val="95A67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4F42C6"/>
    <w:multiLevelType w:val="multilevel"/>
    <w:tmpl w:val="E7D8E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ED472F"/>
    <w:multiLevelType w:val="multilevel"/>
    <w:tmpl w:val="32A68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E44C36"/>
    <w:multiLevelType w:val="multilevel"/>
    <w:tmpl w:val="E36C6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06236E"/>
    <w:multiLevelType w:val="multilevel"/>
    <w:tmpl w:val="DF16F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A94458"/>
    <w:multiLevelType w:val="multilevel"/>
    <w:tmpl w:val="2FF64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B16AED"/>
    <w:multiLevelType w:val="multilevel"/>
    <w:tmpl w:val="943C4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440897"/>
    <w:multiLevelType w:val="multilevel"/>
    <w:tmpl w:val="5C409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6E4530"/>
    <w:multiLevelType w:val="multilevel"/>
    <w:tmpl w:val="F4A02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404020"/>
    <w:multiLevelType w:val="multilevel"/>
    <w:tmpl w:val="93F6A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8955CD"/>
    <w:multiLevelType w:val="multilevel"/>
    <w:tmpl w:val="CC0A4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34060B"/>
    <w:multiLevelType w:val="multilevel"/>
    <w:tmpl w:val="FE245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E96F57"/>
    <w:multiLevelType w:val="multilevel"/>
    <w:tmpl w:val="3D369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AC6736"/>
    <w:multiLevelType w:val="multilevel"/>
    <w:tmpl w:val="C47C7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3D7F61"/>
    <w:multiLevelType w:val="multilevel"/>
    <w:tmpl w:val="F4D08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0645984"/>
    <w:multiLevelType w:val="multilevel"/>
    <w:tmpl w:val="F1A01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8E12D5"/>
    <w:multiLevelType w:val="multilevel"/>
    <w:tmpl w:val="366E6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1768C0"/>
    <w:multiLevelType w:val="multilevel"/>
    <w:tmpl w:val="C08AE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D06249"/>
    <w:multiLevelType w:val="multilevel"/>
    <w:tmpl w:val="A8D6A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FD2FED"/>
    <w:multiLevelType w:val="multilevel"/>
    <w:tmpl w:val="AB4E4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8AA1D9D"/>
    <w:multiLevelType w:val="multilevel"/>
    <w:tmpl w:val="9378E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6A09E4"/>
    <w:multiLevelType w:val="multilevel"/>
    <w:tmpl w:val="4D787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64F0DF8"/>
    <w:multiLevelType w:val="multilevel"/>
    <w:tmpl w:val="2F2E5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302F8D"/>
    <w:multiLevelType w:val="multilevel"/>
    <w:tmpl w:val="C052C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7661689">
    <w:abstractNumId w:val="0"/>
  </w:num>
  <w:num w:numId="2" w16cid:durableId="243491148">
    <w:abstractNumId w:val="6"/>
  </w:num>
  <w:num w:numId="3" w16cid:durableId="287588312">
    <w:abstractNumId w:val="5"/>
  </w:num>
  <w:num w:numId="4" w16cid:durableId="611322475">
    <w:abstractNumId w:val="23"/>
  </w:num>
  <w:num w:numId="5" w16cid:durableId="787553195">
    <w:abstractNumId w:val="15"/>
  </w:num>
  <w:num w:numId="6" w16cid:durableId="138891064">
    <w:abstractNumId w:val="14"/>
  </w:num>
  <w:num w:numId="7" w16cid:durableId="2128349524">
    <w:abstractNumId w:val="3"/>
  </w:num>
  <w:num w:numId="8" w16cid:durableId="1465125982">
    <w:abstractNumId w:val="1"/>
  </w:num>
  <w:num w:numId="9" w16cid:durableId="748161420">
    <w:abstractNumId w:val="7"/>
  </w:num>
  <w:num w:numId="10" w16cid:durableId="2074425687">
    <w:abstractNumId w:val="21"/>
  </w:num>
  <w:num w:numId="11" w16cid:durableId="1456292223">
    <w:abstractNumId w:val="16"/>
  </w:num>
  <w:num w:numId="12" w16cid:durableId="536282102">
    <w:abstractNumId w:val="2"/>
  </w:num>
  <w:num w:numId="13" w16cid:durableId="1592616202">
    <w:abstractNumId w:val="10"/>
  </w:num>
  <w:num w:numId="14" w16cid:durableId="1414400929">
    <w:abstractNumId w:val="20"/>
  </w:num>
  <w:num w:numId="15" w16cid:durableId="777871051">
    <w:abstractNumId w:val="18"/>
  </w:num>
  <w:num w:numId="16" w16cid:durableId="277222355">
    <w:abstractNumId w:val="12"/>
  </w:num>
  <w:num w:numId="17" w16cid:durableId="157426377">
    <w:abstractNumId w:val="8"/>
  </w:num>
  <w:num w:numId="18" w16cid:durableId="996421679">
    <w:abstractNumId w:val="22"/>
  </w:num>
  <w:num w:numId="19" w16cid:durableId="1775520474">
    <w:abstractNumId w:val="17"/>
  </w:num>
  <w:num w:numId="20" w16cid:durableId="2068257941">
    <w:abstractNumId w:val="9"/>
  </w:num>
  <w:num w:numId="21" w16cid:durableId="740370824">
    <w:abstractNumId w:val="4"/>
  </w:num>
  <w:num w:numId="22" w16cid:durableId="1430783096">
    <w:abstractNumId w:val="13"/>
  </w:num>
  <w:num w:numId="23" w16cid:durableId="1850099756">
    <w:abstractNumId w:val="11"/>
  </w:num>
  <w:num w:numId="24" w16cid:durableId="1938563265">
    <w:abstractNumId w:val="1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akshay Singh">
    <w15:presenceInfo w15:providerId="Windows Live" w15:userId="f67741269f67f42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0D2"/>
    <w:rsid w:val="00000117"/>
    <w:rsid w:val="00005F03"/>
    <w:rsid w:val="00007CF5"/>
    <w:rsid w:val="00044185"/>
    <w:rsid w:val="00051840"/>
    <w:rsid w:val="000A6B19"/>
    <w:rsid w:val="000B7014"/>
    <w:rsid w:val="000C1D02"/>
    <w:rsid w:val="000D0026"/>
    <w:rsid w:val="000E3910"/>
    <w:rsid w:val="0010036F"/>
    <w:rsid w:val="00101D2C"/>
    <w:rsid w:val="001A1A4E"/>
    <w:rsid w:val="001B20F3"/>
    <w:rsid w:val="001B31DD"/>
    <w:rsid w:val="001C345A"/>
    <w:rsid w:val="001E168F"/>
    <w:rsid w:val="001E376C"/>
    <w:rsid w:val="001E76E7"/>
    <w:rsid w:val="001F4BAE"/>
    <w:rsid w:val="00204305"/>
    <w:rsid w:val="002132DE"/>
    <w:rsid w:val="002152AA"/>
    <w:rsid w:val="00233D18"/>
    <w:rsid w:val="00292C41"/>
    <w:rsid w:val="002A0D04"/>
    <w:rsid w:val="002A3C60"/>
    <w:rsid w:val="002B0367"/>
    <w:rsid w:val="002C347A"/>
    <w:rsid w:val="002F0D46"/>
    <w:rsid w:val="002F1C2D"/>
    <w:rsid w:val="002F4EC5"/>
    <w:rsid w:val="002F7B91"/>
    <w:rsid w:val="00322238"/>
    <w:rsid w:val="00322363"/>
    <w:rsid w:val="00352E74"/>
    <w:rsid w:val="003A24A1"/>
    <w:rsid w:val="003C7C67"/>
    <w:rsid w:val="003F2A65"/>
    <w:rsid w:val="0041369E"/>
    <w:rsid w:val="004430E7"/>
    <w:rsid w:val="00444155"/>
    <w:rsid w:val="0044608E"/>
    <w:rsid w:val="00452B7D"/>
    <w:rsid w:val="00462A14"/>
    <w:rsid w:val="00472AB8"/>
    <w:rsid w:val="0047312E"/>
    <w:rsid w:val="00482545"/>
    <w:rsid w:val="00486119"/>
    <w:rsid w:val="004D6EE4"/>
    <w:rsid w:val="004D7816"/>
    <w:rsid w:val="004E5ECA"/>
    <w:rsid w:val="0050389D"/>
    <w:rsid w:val="00513DD9"/>
    <w:rsid w:val="00537D25"/>
    <w:rsid w:val="0055547D"/>
    <w:rsid w:val="00555E54"/>
    <w:rsid w:val="0056454C"/>
    <w:rsid w:val="00575944"/>
    <w:rsid w:val="00582C96"/>
    <w:rsid w:val="005A37B9"/>
    <w:rsid w:val="005B0FB8"/>
    <w:rsid w:val="00602303"/>
    <w:rsid w:val="00617A93"/>
    <w:rsid w:val="00647183"/>
    <w:rsid w:val="0066381B"/>
    <w:rsid w:val="006924CE"/>
    <w:rsid w:val="006C246E"/>
    <w:rsid w:val="006C394E"/>
    <w:rsid w:val="006D33A8"/>
    <w:rsid w:val="006E1ACF"/>
    <w:rsid w:val="006F648A"/>
    <w:rsid w:val="00701D70"/>
    <w:rsid w:val="00740878"/>
    <w:rsid w:val="00741DA0"/>
    <w:rsid w:val="00764B2A"/>
    <w:rsid w:val="00765A02"/>
    <w:rsid w:val="00783B69"/>
    <w:rsid w:val="00783FE5"/>
    <w:rsid w:val="007979D4"/>
    <w:rsid w:val="007C6599"/>
    <w:rsid w:val="007D43C0"/>
    <w:rsid w:val="007E12A9"/>
    <w:rsid w:val="00812650"/>
    <w:rsid w:val="00830CD1"/>
    <w:rsid w:val="0084057C"/>
    <w:rsid w:val="0084157E"/>
    <w:rsid w:val="00862300"/>
    <w:rsid w:val="0087500F"/>
    <w:rsid w:val="008771B1"/>
    <w:rsid w:val="008C36D9"/>
    <w:rsid w:val="008D440E"/>
    <w:rsid w:val="008F1C22"/>
    <w:rsid w:val="00903F93"/>
    <w:rsid w:val="0091268E"/>
    <w:rsid w:val="00922366"/>
    <w:rsid w:val="00924661"/>
    <w:rsid w:val="00926CC4"/>
    <w:rsid w:val="0094497D"/>
    <w:rsid w:val="00961086"/>
    <w:rsid w:val="00982C1D"/>
    <w:rsid w:val="00984982"/>
    <w:rsid w:val="009A01D4"/>
    <w:rsid w:val="009A048F"/>
    <w:rsid w:val="009A519C"/>
    <w:rsid w:val="009C6C78"/>
    <w:rsid w:val="009D5CEF"/>
    <w:rsid w:val="00A05FE1"/>
    <w:rsid w:val="00A13FAF"/>
    <w:rsid w:val="00A1606B"/>
    <w:rsid w:val="00A1717C"/>
    <w:rsid w:val="00A30AB2"/>
    <w:rsid w:val="00A542FB"/>
    <w:rsid w:val="00A75BF3"/>
    <w:rsid w:val="00A91F77"/>
    <w:rsid w:val="00AA02DF"/>
    <w:rsid w:val="00AA15BC"/>
    <w:rsid w:val="00AC728D"/>
    <w:rsid w:val="00AD4CBF"/>
    <w:rsid w:val="00B31D8C"/>
    <w:rsid w:val="00B344AD"/>
    <w:rsid w:val="00B42E6F"/>
    <w:rsid w:val="00B52EC1"/>
    <w:rsid w:val="00B56909"/>
    <w:rsid w:val="00B75DAF"/>
    <w:rsid w:val="00BA3EE6"/>
    <w:rsid w:val="00BC3F0C"/>
    <w:rsid w:val="00BF50D2"/>
    <w:rsid w:val="00C12E50"/>
    <w:rsid w:val="00C841E6"/>
    <w:rsid w:val="00C92B2A"/>
    <w:rsid w:val="00C954B8"/>
    <w:rsid w:val="00C95549"/>
    <w:rsid w:val="00CA7CE4"/>
    <w:rsid w:val="00CD4196"/>
    <w:rsid w:val="00CE057A"/>
    <w:rsid w:val="00CE3CED"/>
    <w:rsid w:val="00CF2A0F"/>
    <w:rsid w:val="00D223C2"/>
    <w:rsid w:val="00D566DB"/>
    <w:rsid w:val="00DB520F"/>
    <w:rsid w:val="00DF0CCB"/>
    <w:rsid w:val="00DF7FB6"/>
    <w:rsid w:val="00E0369E"/>
    <w:rsid w:val="00E05CAD"/>
    <w:rsid w:val="00E27EAB"/>
    <w:rsid w:val="00E343DA"/>
    <w:rsid w:val="00E72D94"/>
    <w:rsid w:val="00E91BD5"/>
    <w:rsid w:val="00EC4C3B"/>
    <w:rsid w:val="00EC5490"/>
    <w:rsid w:val="00EE2F82"/>
    <w:rsid w:val="00F25898"/>
    <w:rsid w:val="00F52190"/>
    <w:rsid w:val="00F55440"/>
    <w:rsid w:val="00F84396"/>
    <w:rsid w:val="00F860F7"/>
    <w:rsid w:val="00FB75C3"/>
    <w:rsid w:val="00FC69B7"/>
    <w:rsid w:val="00FD364D"/>
    <w:rsid w:val="00FE53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A3FF3"/>
  <w15:chartTrackingRefBased/>
  <w15:docId w15:val="{F518B93C-D0BA-41A1-84AD-99F8842D3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50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F50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F50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F50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50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50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50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50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50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50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F50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F50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50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50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50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50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50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50D2"/>
    <w:rPr>
      <w:rFonts w:eastAsiaTheme="majorEastAsia" w:cstheme="majorBidi"/>
      <w:color w:val="272727" w:themeColor="text1" w:themeTint="D8"/>
    </w:rPr>
  </w:style>
  <w:style w:type="paragraph" w:styleId="Title">
    <w:name w:val="Title"/>
    <w:basedOn w:val="Normal"/>
    <w:next w:val="Normal"/>
    <w:link w:val="TitleChar"/>
    <w:uiPriority w:val="10"/>
    <w:qFormat/>
    <w:rsid w:val="00BF50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50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50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50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50D2"/>
    <w:pPr>
      <w:spacing w:before="160"/>
      <w:jc w:val="center"/>
    </w:pPr>
    <w:rPr>
      <w:i/>
      <w:iCs/>
      <w:color w:val="404040" w:themeColor="text1" w:themeTint="BF"/>
    </w:rPr>
  </w:style>
  <w:style w:type="character" w:customStyle="1" w:styleId="QuoteChar">
    <w:name w:val="Quote Char"/>
    <w:basedOn w:val="DefaultParagraphFont"/>
    <w:link w:val="Quote"/>
    <w:uiPriority w:val="29"/>
    <w:rsid w:val="00BF50D2"/>
    <w:rPr>
      <w:i/>
      <w:iCs/>
      <w:color w:val="404040" w:themeColor="text1" w:themeTint="BF"/>
    </w:rPr>
  </w:style>
  <w:style w:type="paragraph" w:styleId="ListParagraph">
    <w:name w:val="List Paragraph"/>
    <w:basedOn w:val="Normal"/>
    <w:uiPriority w:val="34"/>
    <w:qFormat/>
    <w:rsid w:val="00BF50D2"/>
    <w:pPr>
      <w:ind w:left="720"/>
      <w:contextualSpacing/>
    </w:pPr>
  </w:style>
  <w:style w:type="character" w:styleId="IntenseEmphasis">
    <w:name w:val="Intense Emphasis"/>
    <w:basedOn w:val="DefaultParagraphFont"/>
    <w:uiPriority w:val="21"/>
    <w:qFormat/>
    <w:rsid w:val="00BF50D2"/>
    <w:rPr>
      <w:i/>
      <w:iCs/>
      <w:color w:val="2F5496" w:themeColor="accent1" w:themeShade="BF"/>
    </w:rPr>
  </w:style>
  <w:style w:type="paragraph" w:styleId="IntenseQuote">
    <w:name w:val="Intense Quote"/>
    <w:basedOn w:val="Normal"/>
    <w:next w:val="Normal"/>
    <w:link w:val="IntenseQuoteChar"/>
    <w:uiPriority w:val="30"/>
    <w:qFormat/>
    <w:rsid w:val="00BF50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50D2"/>
    <w:rPr>
      <w:i/>
      <w:iCs/>
      <w:color w:val="2F5496" w:themeColor="accent1" w:themeShade="BF"/>
    </w:rPr>
  </w:style>
  <w:style w:type="character" w:styleId="IntenseReference">
    <w:name w:val="Intense Reference"/>
    <w:basedOn w:val="DefaultParagraphFont"/>
    <w:uiPriority w:val="32"/>
    <w:qFormat/>
    <w:rsid w:val="00BF50D2"/>
    <w:rPr>
      <w:b/>
      <w:bCs/>
      <w:smallCaps/>
      <w:color w:val="2F5496" w:themeColor="accent1" w:themeShade="BF"/>
      <w:spacing w:val="5"/>
    </w:rPr>
  </w:style>
  <w:style w:type="paragraph" w:styleId="Header">
    <w:name w:val="header"/>
    <w:basedOn w:val="Normal"/>
    <w:link w:val="HeaderChar"/>
    <w:uiPriority w:val="99"/>
    <w:unhideWhenUsed/>
    <w:rsid w:val="00BF50D2"/>
    <w:pPr>
      <w:tabs>
        <w:tab w:val="center" w:pos="4513"/>
        <w:tab w:val="right" w:pos="9026"/>
      </w:tabs>
      <w:spacing w:after="0" w:line="240" w:lineRule="auto"/>
    </w:pPr>
  </w:style>
  <w:style w:type="character" w:customStyle="1" w:styleId="HeaderChar">
    <w:name w:val="Header Char"/>
    <w:basedOn w:val="DefaultParagraphFont"/>
    <w:link w:val="Header"/>
    <w:uiPriority w:val="99"/>
    <w:rsid w:val="00BF50D2"/>
  </w:style>
  <w:style w:type="paragraph" w:styleId="Footer">
    <w:name w:val="footer"/>
    <w:basedOn w:val="Normal"/>
    <w:link w:val="FooterChar"/>
    <w:uiPriority w:val="99"/>
    <w:unhideWhenUsed/>
    <w:rsid w:val="00BF50D2"/>
    <w:pPr>
      <w:tabs>
        <w:tab w:val="center" w:pos="4513"/>
        <w:tab w:val="right" w:pos="9026"/>
      </w:tabs>
      <w:spacing w:after="0" w:line="240" w:lineRule="auto"/>
    </w:pPr>
  </w:style>
  <w:style w:type="character" w:customStyle="1" w:styleId="FooterChar">
    <w:name w:val="Footer Char"/>
    <w:basedOn w:val="DefaultParagraphFont"/>
    <w:link w:val="Footer"/>
    <w:uiPriority w:val="99"/>
    <w:rsid w:val="00BF50D2"/>
  </w:style>
  <w:style w:type="paragraph" w:styleId="Revision">
    <w:name w:val="Revision"/>
    <w:hidden/>
    <w:uiPriority w:val="99"/>
    <w:semiHidden/>
    <w:rsid w:val="00462A1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jpe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jpeg"/><Relationship Id="rId42" Type="http://schemas.openxmlformats.org/officeDocument/2006/relationships/image" Target="media/image36.jpeg"/><Relationship Id="rId47"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jpe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jpeg"/><Relationship Id="rId37" Type="http://schemas.openxmlformats.org/officeDocument/2006/relationships/image" Target="media/image31.png"/><Relationship Id="rId40" Type="http://schemas.openxmlformats.org/officeDocument/2006/relationships/image" Target="media/image34.jpe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jpeg"/><Relationship Id="rId36" Type="http://schemas.openxmlformats.org/officeDocument/2006/relationships/image" Target="media/image30.png"/><Relationship Id="rId49"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jpe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image" Target="media/image29.png"/><Relationship Id="rId43" Type="http://schemas.openxmlformats.org/officeDocument/2006/relationships/image" Target="media/image37.png"/><Relationship Id="rId48" Type="http://schemas.microsoft.com/office/2011/relationships/people" Target="people.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jpeg"/><Relationship Id="rId33" Type="http://schemas.openxmlformats.org/officeDocument/2006/relationships/image" Target="media/image27.jpeg"/><Relationship Id="rId38" Type="http://schemas.openxmlformats.org/officeDocument/2006/relationships/image" Target="media/image32.jpeg"/><Relationship Id="rId46" Type="http://schemas.openxmlformats.org/officeDocument/2006/relationships/header" Target="header1.xml"/><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468</TotalTime>
  <Pages>43</Pages>
  <Words>3785</Words>
  <Characters>21577</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Lakshay Singh</dc:creator>
  <cp:keywords/>
  <dc:description/>
  <cp:lastModifiedBy>Lakshay Singh</cp:lastModifiedBy>
  <cp:revision>149</cp:revision>
  <dcterms:created xsi:type="dcterms:W3CDTF">2026-02-07T06:06:00Z</dcterms:created>
  <dcterms:modified xsi:type="dcterms:W3CDTF">2026-02-12T12:13:00Z</dcterms:modified>
</cp:coreProperties>
</file>